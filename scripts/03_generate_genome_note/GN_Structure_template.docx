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4382" w14:textId="03B2ECC7" w:rsidR="0052397C" w:rsidRPr="006623FD" w:rsidRDefault="00AC0246" w:rsidP="00AC0246">
      <w:pPr>
        <w:pStyle w:val="Title"/>
        <w:rPr>
          <w:rFonts w:ascii="Times New Roman" w:hAnsi="Times New Roman" w:cs="Times New Roman"/>
          <w:sz w:val="36"/>
          <w:szCs w:val="36"/>
        </w:rPr>
      </w:pPr>
      <w:r w:rsidRPr="006623FD">
        <w:rPr>
          <w:rFonts w:ascii="Times New Roman" w:hAnsi="Times New Roman" w:cs="Times New Roman"/>
          <w:sz w:val="36"/>
          <w:szCs w:val="36"/>
        </w:rPr>
        <w:t xml:space="preserve">The genome sequence of the Southern Maori Wrasse, </w:t>
      </w:r>
      <w:r w:rsidRPr="00496A8A">
        <w:rPr>
          <w:rFonts w:ascii="Times New Roman" w:hAnsi="Times New Roman" w:cs="Times New Roman"/>
          <w:i/>
          <w:iCs/>
          <w:sz w:val="36"/>
          <w:szCs w:val="36"/>
        </w:rPr>
        <w:t>Ophthalmolepis lineolata</w:t>
      </w:r>
      <w:r w:rsidRPr="006623FD">
        <w:rPr>
          <w:rFonts w:ascii="Times New Roman" w:hAnsi="Times New Roman" w:cs="Times New Roman"/>
          <w:sz w:val="36"/>
          <w:szCs w:val="36"/>
        </w:rPr>
        <w:t xml:space="preserve"> (Valenciennes, 1839)</w:t>
      </w:r>
    </w:p>
    <w:p w14:paraId="28902359" w14:textId="77777777" w:rsidR="00AC0246" w:rsidRPr="006623FD" w:rsidRDefault="00AC0246" w:rsidP="00AC0246">
      <w:pPr>
        <w:rPr>
          <w:rFonts w:ascii="Times New Roman" w:hAnsi="Times New Roman" w:cs="Times New Roman"/>
        </w:rPr>
      </w:pPr>
    </w:p>
    <w:p w14:paraId="344990B9" w14:textId="004F688F" w:rsidR="00AC0246" w:rsidRPr="006623FD" w:rsidRDefault="00AC0246" w:rsidP="00AC0246">
      <w:pPr>
        <w:pStyle w:val="Heading1"/>
        <w:rPr>
          <w:rFonts w:ascii="Times New Roman" w:hAnsi="Times New Roman" w:cs="Times New Roman"/>
        </w:rPr>
      </w:pPr>
      <w:r w:rsidRPr="006623FD">
        <w:rPr>
          <w:rFonts w:ascii="Times New Roman" w:hAnsi="Times New Roman" w:cs="Times New Roman"/>
        </w:rPr>
        <w:t xml:space="preserve">Abstract </w:t>
      </w:r>
    </w:p>
    <w:p w14:paraId="2058E7A1" w14:textId="6DC9FDE4" w:rsidR="00901688" w:rsidRDefault="1C41A403" w:rsidP="00901688">
      <w:pPr>
        <w:rPr>
          <w:rFonts w:ascii="Times New Roman" w:hAnsi="Times New Roman" w:cs="Times New Roman"/>
        </w:rPr>
      </w:pPr>
      <w:r w:rsidRPr="10179ABF">
        <w:rPr>
          <w:rFonts w:ascii="Times New Roman" w:hAnsi="Times New Roman" w:cs="Times New Roman"/>
        </w:rPr>
        <w:t xml:space="preserve">We present a genome assembly from a female </w:t>
      </w:r>
      <w:r w:rsidR="466983B7" w:rsidRPr="10179ABF">
        <w:rPr>
          <w:rFonts w:ascii="Times New Roman" w:hAnsi="Times New Roman" w:cs="Times New Roman"/>
        </w:rPr>
        <w:t>specimen</w:t>
      </w:r>
      <w:r w:rsidRPr="10179ABF">
        <w:rPr>
          <w:rFonts w:ascii="Times New Roman" w:hAnsi="Times New Roman" w:cs="Times New Roman"/>
        </w:rPr>
        <w:t xml:space="preserve"> of </w:t>
      </w:r>
      <w:hyperlink r:id="rId8">
        <w:r w:rsidRPr="10179ABF">
          <w:rPr>
            <w:rStyle w:val="Hyperlink"/>
            <w:rFonts w:ascii="Times New Roman" w:hAnsi="Times New Roman" w:cs="Times New Roman"/>
            <w:i/>
            <w:iCs/>
            <w:color w:val="auto"/>
            <w:u w:val="none"/>
          </w:rPr>
          <w:t>Ophthalmolepis</w:t>
        </w:r>
      </w:hyperlink>
      <w:r w:rsidRPr="10179ABF">
        <w:rPr>
          <w:rStyle w:val="Hyperlink"/>
          <w:rFonts w:ascii="Times New Roman" w:hAnsi="Times New Roman" w:cs="Times New Roman"/>
          <w:i/>
          <w:iCs/>
          <w:color w:val="auto"/>
          <w:u w:val="none"/>
        </w:rPr>
        <w:t xml:space="preserve"> lineolata</w:t>
      </w:r>
      <w:r w:rsidRPr="10179ABF">
        <w:rPr>
          <w:rStyle w:val="Hyperlink"/>
          <w:rFonts w:ascii="Times New Roman" w:hAnsi="Times New Roman" w:cs="Times New Roman"/>
          <w:color w:val="auto"/>
          <w:u w:val="none"/>
        </w:rPr>
        <w:t>, the Southern Ma</w:t>
      </w:r>
      <w:r w:rsidR="200E13EF" w:rsidRPr="10179ABF">
        <w:rPr>
          <w:rStyle w:val="Hyperlink"/>
          <w:rFonts w:ascii="Times New Roman" w:hAnsi="Times New Roman" w:cs="Times New Roman"/>
          <w:color w:val="auto"/>
          <w:u w:val="none"/>
        </w:rPr>
        <w:t>ori Wrasse (</w:t>
      </w:r>
      <w:hyperlink r:id="rId9">
        <w:r w:rsidR="200E13EF" w:rsidRPr="10179ABF">
          <w:rPr>
            <w:rStyle w:val="Hyperlink"/>
            <w:rFonts w:ascii="Times New Roman" w:hAnsi="Times New Roman" w:cs="Times New Roman"/>
            <w:i/>
            <w:iCs/>
            <w:color w:val="auto"/>
            <w:u w:val="none"/>
          </w:rPr>
          <w:t>Percomorphaceae</w:t>
        </w:r>
      </w:hyperlink>
      <w:r w:rsidR="200E13EF" w:rsidRPr="10179ABF">
        <w:rPr>
          <w:rFonts w:ascii="Times New Roman" w:hAnsi="Times New Roman" w:cs="Times New Roman"/>
          <w:i/>
          <w:iCs/>
        </w:rPr>
        <w:t>; </w:t>
      </w:r>
      <w:hyperlink r:id="rId10">
        <w:r w:rsidR="200E13EF" w:rsidRPr="10179ABF">
          <w:rPr>
            <w:rStyle w:val="Hyperlink"/>
            <w:rFonts w:ascii="Times New Roman" w:hAnsi="Times New Roman" w:cs="Times New Roman"/>
            <w:i/>
            <w:iCs/>
            <w:color w:val="auto"/>
            <w:u w:val="none"/>
          </w:rPr>
          <w:t>Eupercaria</w:t>
        </w:r>
      </w:hyperlink>
      <w:r w:rsidR="200E13EF" w:rsidRPr="10179ABF">
        <w:rPr>
          <w:rFonts w:ascii="Times New Roman" w:hAnsi="Times New Roman" w:cs="Times New Roman"/>
          <w:i/>
          <w:iCs/>
        </w:rPr>
        <w:t>; </w:t>
      </w:r>
      <w:hyperlink r:id="rId11">
        <w:r w:rsidR="200E13EF" w:rsidRPr="10179ABF">
          <w:rPr>
            <w:rStyle w:val="Hyperlink"/>
            <w:rFonts w:ascii="Times New Roman" w:hAnsi="Times New Roman" w:cs="Times New Roman"/>
            <w:i/>
            <w:iCs/>
            <w:color w:val="auto"/>
            <w:u w:val="none"/>
          </w:rPr>
          <w:t>Labriformes</w:t>
        </w:r>
      </w:hyperlink>
      <w:r w:rsidR="200E13EF" w:rsidRPr="10179ABF">
        <w:rPr>
          <w:rFonts w:ascii="Times New Roman" w:hAnsi="Times New Roman" w:cs="Times New Roman"/>
          <w:i/>
          <w:iCs/>
        </w:rPr>
        <w:t>; </w:t>
      </w:r>
      <w:hyperlink r:id="rId12">
        <w:r w:rsidR="200E13EF" w:rsidRPr="10179ABF">
          <w:rPr>
            <w:rStyle w:val="Hyperlink"/>
            <w:rFonts w:ascii="Times New Roman" w:hAnsi="Times New Roman" w:cs="Times New Roman"/>
            <w:i/>
            <w:iCs/>
            <w:color w:val="auto"/>
            <w:u w:val="none"/>
          </w:rPr>
          <w:t>Labridae</w:t>
        </w:r>
      </w:hyperlink>
      <w:r w:rsidR="7F7A4C9B" w:rsidRPr="10179ABF">
        <w:rPr>
          <w:rFonts w:ascii="Times New Roman" w:hAnsi="Times New Roman" w:cs="Times New Roman"/>
        </w:rPr>
        <w:t xml:space="preserve">). </w:t>
      </w:r>
      <w:r w:rsidR="777C34FB" w:rsidRPr="10179ABF">
        <w:rPr>
          <w:rFonts w:ascii="Times New Roman" w:hAnsi="Times New Roman" w:cs="Times New Roman"/>
        </w:rPr>
        <w:t xml:space="preserve">The genome assembly </w:t>
      </w:r>
      <w:r w:rsidR="4733E524" w:rsidRPr="10179ABF">
        <w:rPr>
          <w:rFonts w:ascii="Times New Roman" w:hAnsi="Times New Roman" w:cs="Times New Roman"/>
        </w:rPr>
        <w:t xml:space="preserve">includes two </w:t>
      </w:r>
      <w:r w:rsidR="39CF5C1C" w:rsidRPr="10179ABF">
        <w:rPr>
          <w:rFonts w:ascii="Times New Roman" w:hAnsi="Times New Roman" w:cs="Times New Roman"/>
        </w:rPr>
        <w:t>haplotypes</w:t>
      </w:r>
      <w:r w:rsidR="4733E524" w:rsidRPr="10179ABF">
        <w:rPr>
          <w:rFonts w:ascii="Times New Roman" w:hAnsi="Times New Roman" w:cs="Times New Roman"/>
        </w:rPr>
        <w:t xml:space="preserve"> with total lengths </w:t>
      </w:r>
      <w:r w:rsidR="7EED2C48" w:rsidRPr="10179ABF">
        <w:rPr>
          <w:rFonts w:ascii="Times New Roman" w:hAnsi="Times New Roman" w:cs="Times New Roman"/>
        </w:rPr>
        <w:t xml:space="preserve">of </w:t>
      </w:r>
      <w:r w:rsidR="723ABDB7" w:rsidRPr="10179ABF">
        <w:rPr>
          <w:rFonts w:ascii="Times New Roman" w:hAnsi="Times New Roman" w:cs="Times New Roman"/>
        </w:rPr>
        <w:t>728.78 and 731.59 megabases. Both haplotypes are chromosome</w:t>
      </w:r>
      <w:r w:rsidR="529801BA" w:rsidRPr="10179ABF">
        <w:rPr>
          <w:rFonts w:ascii="Times New Roman" w:hAnsi="Times New Roman" w:cs="Times New Roman"/>
        </w:rPr>
        <w:t>-</w:t>
      </w:r>
      <w:r w:rsidR="723ABDB7" w:rsidRPr="10179ABF">
        <w:rPr>
          <w:rFonts w:ascii="Times New Roman" w:hAnsi="Times New Roman" w:cs="Times New Roman"/>
        </w:rPr>
        <w:t xml:space="preserve">level </w:t>
      </w:r>
      <w:r w:rsidR="7BDAB606" w:rsidRPr="10179ABF">
        <w:rPr>
          <w:rFonts w:ascii="Times New Roman" w:hAnsi="Times New Roman" w:cs="Times New Roman"/>
        </w:rPr>
        <w:t xml:space="preserve">(2n=48) </w:t>
      </w:r>
      <w:r w:rsidR="28FB436E" w:rsidRPr="10179ABF">
        <w:rPr>
          <w:rFonts w:ascii="Times New Roman" w:hAnsi="Times New Roman" w:cs="Times New Roman"/>
        </w:rPr>
        <w:t>with 99.44% of scaffolds assigned to chromosomes in haplotype</w:t>
      </w:r>
      <w:r w:rsidR="7BDAB606" w:rsidRPr="10179ABF">
        <w:rPr>
          <w:rFonts w:ascii="Times New Roman" w:hAnsi="Times New Roman" w:cs="Times New Roman"/>
        </w:rPr>
        <w:t xml:space="preserve"> 1</w:t>
      </w:r>
      <w:r w:rsidR="28FB436E" w:rsidRPr="10179ABF">
        <w:rPr>
          <w:rFonts w:ascii="Times New Roman" w:hAnsi="Times New Roman" w:cs="Times New Roman"/>
        </w:rPr>
        <w:t xml:space="preserve"> and 99.67</w:t>
      </w:r>
      <w:r w:rsidR="7BDAB606" w:rsidRPr="10179ABF">
        <w:rPr>
          <w:rFonts w:ascii="Times New Roman" w:hAnsi="Times New Roman" w:cs="Times New Roman"/>
        </w:rPr>
        <w:t>%</w:t>
      </w:r>
      <w:r w:rsidR="28FB436E" w:rsidRPr="10179ABF">
        <w:rPr>
          <w:rFonts w:ascii="Times New Roman" w:hAnsi="Times New Roman" w:cs="Times New Roman"/>
        </w:rPr>
        <w:t xml:space="preserve"> assigned in haplotype</w:t>
      </w:r>
      <w:r w:rsidR="7BDAB606" w:rsidRPr="10179ABF">
        <w:rPr>
          <w:rFonts w:ascii="Times New Roman" w:hAnsi="Times New Roman" w:cs="Times New Roman"/>
        </w:rPr>
        <w:t xml:space="preserve"> 2</w:t>
      </w:r>
      <w:r w:rsidR="28FB436E" w:rsidRPr="10179ABF">
        <w:rPr>
          <w:rFonts w:ascii="Times New Roman" w:hAnsi="Times New Roman" w:cs="Times New Roman"/>
        </w:rPr>
        <w:t xml:space="preserve">. </w:t>
      </w:r>
      <w:r w:rsidR="39CF5C1C" w:rsidRPr="10179ABF">
        <w:rPr>
          <w:rFonts w:ascii="Times New Roman" w:hAnsi="Times New Roman" w:cs="Times New Roman"/>
        </w:rPr>
        <w:t xml:space="preserve">The mitochondrial genome has also been assembled, with a length of </w:t>
      </w:r>
      <w:r w:rsidR="5A93E203" w:rsidRPr="10179ABF">
        <w:rPr>
          <w:rFonts w:ascii="Times New Roman" w:hAnsi="Times New Roman" w:cs="Times New Roman"/>
        </w:rPr>
        <w:t xml:space="preserve">16.63 </w:t>
      </w:r>
      <w:r w:rsidR="39CF5C1C" w:rsidRPr="10179ABF">
        <w:rPr>
          <w:rFonts w:ascii="Times New Roman" w:hAnsi="Times New Roman" w:cs="Times New Roman"/>
        </w:rPr>
        <w:t xml:space="preserve"> kilobases. </w:t>
      </w:r>
    </w:p>
    <w:p w14:paraId="72E35E15" w14:textId="77777777" w:rsidR="007536DF" w:rsidRDefault="007536DF" w:rsidP="00901688">
      <w:pPr>
        <w:rPr>
          <w:rFonts w:ascii="Times New Roman" w:hAnsi="Times New Roman" w:cs="Times New Roman"/>
        </w:rPr>
      </w:pPr>
    </w:p>
    <w:p w14:paraId="5808C78A" w14:textId="73F886D1" w:rsidR="00AC0246" w:rsidRDefault="00AC0246" w:rsidP="007536DF">
      <w:pPr>
        <w:pStyle w:val="Heading2"/>
        <w:rPr>
          <w:rFonts w:ascii="Times New Roman" w:hAnsi="Times New Roman" w:cs="Times New Roman"/>
        </w:rPr>
      </w:pPr>
      <w:commentRangeStart w:id="0"/>
      <w:commentRangeStart w:id="1"/>
      <w:r w:rsidRPr="006623FD">
        <w:rPr>
          <w:rFonts w:ascii="Times New Roman" w:hAnsi="Times New Roman" w:cs="Times New Roman"/>
        </w:rPr>
        <w:t xml:space="preserve">Authors </w:t>
      </w:r>
      <w:commentRangeEnd w:id="0"/>
      <w:r w:rsidR="005E32DC">
        <w:rPr>
          <w:rStyle w:val="CommentReference"/>
          <w:rFonts w:ascii="Times New Roman" w:hAnsi="Times New Roman" w:cs="Times New Roman"/>
          <w:sz w:val="26"/>
          <w:szCs w:val="26"/>
        </w:rPr>
        <w:commentReference w:id="0"/>
      </w:r>
      <w:commentRangeEnd w:id="1"/>
      <w:r>
        <w:rPr>
          <w:rStyle w:val="CommentReference"/>
          <w:rFonts w:ascii="Times New Roman" w:hAnsi="Times New Roman" w:cs="Times New Roman"/>
          <w:sz w:val="26"/>
          <w:szCs w:val="26"/>
        </w:rPr>
        <w:commentReference w:id="1"/>
      </w:r>
    </w:p>
    <w:p w14:paraId="10ABA902" w14:textId="0935BFBC" w:rsidR="00AC0246" w:rsidRPr="006623FD" w:rsidRDefault="00B42B57" w:rsidP="00AC0246">
      <w:pPr>
        <w:rPr>
          <w:rFonts w:ascii="Times New Roman" w:hAnsi="Times New Roman" w:cs="Times New Roman"/>
        </w:rPr>
      </w:pPr>
      <w:r>
        <w:br/>
      </w:r>
      <w:r w:rsidR="005A52E6" w:rsidRPr="006623FD">
        <w:rPr>
          <w:rFonts w:ascii="Times New Roman" w:hAnsi="Times New Roman" w:cs="Times New Roman"/>
        </w:rPr>
        <w:t>Glen Moore</w:t>
      </w:r>
      <w:r w:rsidRPr="006623FD">
        <w:rPr>
          <w:rFonts w:ascii="Times New Roman" w:hAnsi="Times New Roman" w:cs="Times New Roman"/>
        </w:rPr>
        <w:t xml:space="preserve">, Lauren Huet, </w:t>
      </w:r>
      <w:r w:rsidR="00385058" w:rsidRPr="00385058">
        <w:rPr>
          <w:rFonts w:ascii="Times New Roman" w:hAnsi="Times New Roman" w:cs="Times New Roman"/>
        </w:rPr>
        <w:t xml:space="preserve">Liam Anstiss, Emma de Jong, Anna Depiazzi, Adrianne Doran, Ibrahim Faseeh, Laura Missen, Tyler Peirce, Georgia M. Nester, Ebony M. Thorpe, Adam J. Bennett, Olivia Nguyen, Tsz Ching </w:t>
      </w:r>
      <w:r w:rsidR="00385058" w:rsidRPr="3C0DF943">
        <w:rPr>
          <w:rFonts w:ascii="Times New Roman" w:hAnsi="Times New Roman" w:cs="Times New Roman"/>
        </w:rPr>
        <w:t>Wong</w:t>
      </w:r>
      <w:ins w:id="2" w:author="Shannon Corrigan" w:date="2026-05-28T12:25:00Z" w16du:dateUtc="2026-05-28T04:25:00Z">
        <w:r w:rsidR="002D105A">
          <w:rPr>
            <w:rFonts w:ascii="Times New Roman" w:hAnsi="Times New Roman" w:cs="Times New Roman"/>
          </w:rPr>
          <w:t>,</w:t>
        </w:r>
      </w:ins>
      <w:ins w:id="3" w:author="Lauren Huet" w:date="2026-05-29T15:17:00Z" w16du:dateUtc="2026-05-29T07:17:00Z">
        <w:r w:rsidR="00983487">
          <w:rPr>
            <w:rFonts w:ascii="Times New Roman" w:hAnsi="Times New Roman" w:cs="Times New Roman"/>
          </w:rPr>
          <w:t xml:space="preserve"> </w:t>
        </w:r>
      </w:ins>
      <w:r w:rsidR="002D105A">
        <w:rPr>
          <w:rFonts w:ascii="Times New Roman" w:hAnsi="Times New Roman" w:cs="Times New Roman"/>
        </w:rPr>
        <w:t>OceanOmics Division</w:t>
      </w:r>
      <w:r w:rsidRPr="006623FD">
        <w:rPr>
          <w:rFonts w:ascii="Times New Roman" w:hAnsi="Times New Roman" w:cs="Times New Roman"/>
        </w:rPr>
        <w:t xml:space="preserve"> </w:t>
      </w:r>
      <w:r w:rsidR="00983487" w:rsidRPr="006623FD">
        <w:rPr>
          <w:rFonts w:ascii="Times New Roman" w:hAnsi="Times New Roman" w:cs="Times New Roman"/>
        </w:rPr>
        <w:t>Shannon Corrigan</w:t>
      </w:r>
    </w:p>
    <w:p w14:paraId="75290B8F" w14:textId="77777777" w:rsidR="00B42B57" w:rsidRPr="006623FD" w:rsidRDefault="00B42B57" w:rsidP="00AC0246">
      <w:pPr>
        <w:rPr>
          <w:rFonts w:ascii="Times New Roman" w:hAnsi="Times New Roman" w:cs="Times New Roman"/>
        </w:rPr>
      </w:pPr>
    </w:p>
    <w:p w14:paraId="666CD6C1" w14:textId="2D97F1C8" w:rsidR="00B42B57" w:rsidRPr="006623FD" w:rsidRDefault="00AC0246" w:rsidP="00B42B57">
      <w:pPr>
        <w:pStyle w:val="Heading2"/>
        <w:rPr>
          <w:rFonts w:ascii="Times New Roman" w:hAnsi="Times New Roman" w:cs="Times New Roman"/>
        </w:rPr>
      </w:pPr>
      <w:r w:rsidRPr="006623FD">
        <w:rPr>
          <w:rFonts w:ascii="Times New Roman" w:hAnsi="Times New Roman" w:cs="Times New Roman"/>
        </w:rPr>
        <w:t xml:space="preserve">Author information </w:t>
      </w:r>
      <w:r w:rsidR="00B42B57" w:rsidRPr="006623FD">
        <w:rPr>
          <w:rFonts w:ascii="Times New Roman" w:hAnsi="Times New Roman" w:cs="Times New Roman"/>
        </w:rPr>
        <w:br/>
      </w:r>
    </w:p>
    <w:p w14:paraId="282BA348" w14:textId="2DA487EC" w:rsidR="00AC0246" w:rsidRPr="006623FD" w:rsidRDefault="00367573" w:rsidP="00AC0246">
      <w:pPr>
        <w:rPr>
          <w:rFonts w:ascii="Times New Roman" w:hAnsi="Times New Roman" w:cs="Times New Roman"/>
        </w:rPr>
      </w:pPr>
      <w:r w:rsidRPr="006623FD">
        <w:rPr>
          <w:rFonts w:ascii="Times New Roman" w:hAnsi="Times New Roman" w:cs="Times New Roman"/>
        </w:rPr>
        <w:t xml:space="preserve">The following groups contributed to this project. </w:t>
      </w:r>
    </w:p>
    <w:p w14:paraId="6E9C03E9" w14:textId="3E263E37" w:rsidR="00B42B57" w:rsidRPr="006623FD" w:rsidRDefault="00B42B57" w:rsidP="00AC0246">
      <w:pPr>
        <w:rPr>
          <w:rFonts w:ascii="Times New Roman" w:hAnsi="Times New Roman" w:cs="Times New Roman"/>
        </w:rPr>
      </w:pPr>
      <w:commentRangeStart w:id="4"/>
      <w:commentRangeStart w:id="5"/>
      <w:commentRangeStart w:id="6"/>
      <w:r w:rsidRPr="3A506A75">
        <w:rPr>
          <w:rFonts w:ascii="Times New Roman" w:hAnsi="Times New Roman" w:cs="Times New Roman"/>
        </w:rPr>
        <w:t>OceanOmics Division</w:t>
      </w:r>
      <w:commentRangeEnd w:id="4"/>
      <w:r>
        <w:rPr>
          <w:rStyle w:val="CommentReference"/>
          <w:rFonts w:ascii="Times New Roman" w:hAnsi="Times New Roman" w:cs="Times New Roman"/>
          <w:sz w:val="22"/>
          <w:szCs w:val="22"/>
        </w:rPr>
        <w:commentReference w:id="4"/>
      </w:r>
      <w:commentRangeEnd w:id="5"/>
      <w:r>
        <w:rPr>
          <w:rStyle w:val="CommentReference"/>
          <w:rFonts w:ascii="Times New Roman" w:hAnsi="Times New Roman" w:cs="Times New Roman"/>
          <w:sz w:val="22"/>
          <w:szCs w:val="22"/>
        </w:rPr>
        <w:commentReference w:id="5"/>
      </w:r>
      <w:commentRangeEnd w:id="6"/>
      <w:r>
        <w:rPr>
          <w:rStyle w:val="CommentReference"/>
          <w:rFonts w:ascii="Times New Roman" w:hAnsi="Times New Roman" w:cs="Times New Roman"/>
          <w:sz w:val="22"/>
          <w:szCs w:val="22"/>
        </w:rPr>
        <w:commentReference w:id="6"/>
      </w:r>
      <w:r w:rsidR="009710B7">
        <w:rPr>
          <w:rFonts w:ascii="Times New Roman" w:hAnsi="Times New Roman" w:cs="Times New Roman"/>
        </w:rPr>
        <w:t xml:space="preserve"> </w:t>
      </w:r>
      <w:ins w:id="7" w:author="Lauren Huet" w:date="2026-05-29T15:20:00Z" w16du:dateUtc="2026-05-29T07:20:00Z">
        <w:r w:rsidR="007647DE">
          <w:rPr>
            <w:rFonts w:ascii="Times New Roman" w:hAnsi="Times New Roman" w:cs="Times New Roman"/>
          </w:rPr>
          <w:t xml:space="preserve">; </w:t>
        </w:r>
      </w:ins>
      <w:r w:rsidR="00137041" w:rsidRPr="00137041">
        <w:rPr>
          <w:rFonts w:ascii="Times New Roman" w:hAnsi="Times New Roman" w:cs="Times New Roman"/>
        </w:rPr>
        <w:t>Marcelle E. Ayad, Philipp E. Bayer, Michael Bunce, Shannon Corrigan, Matthew W. Fraser, Priscila Goncalves, Eric J. Raes</w:t>
      </w:r>
    </w:p>
    <w:p w14:paraId="57AD8CB1" w14:textId="3D1F08C7" w:rsidR="00367573" w:rsidRPr="006623FD" w:rsidRDefault="005A52E6" w:rsidP="00AC0246">
      <w:pPr>
        <w:rPr>
          <w:rFonts w:ascii="Times New Roman" w:hAnsi="Times New Roman" w:cs="Times New Roman"/>
        </w:rPr>
      </w:pPr>
      <w:r w:rsidRPr="006623FD">
        <w:rPr>
          <w:rFonts w:ascii="Times New Roman" w:hAnsi="Times New Roman" w:cs="Times New Roman"/>
        </w:rPr>
        <w:t>Western Australia Museum</w:t>
      </w:r>
    </w:p>
    <w:p w14:paraId="3AF389A9" w14:textId="61329658" w:rsidR="00AC0246" w:rsidRPr="006623FD" w:rsidRDefault="00AC0246" w:rsidP="00AC0246">
      <w:pPr>
        <w:pStyle w:val="Heading2"/>
        <w:rPr>
          <w:rFonts w:ascii="Times New Roman" w:hAnsi="Times New Roman" w:cs="Times New Roman"/>
        </w:rPr>
      </w:pPr>
      <w:r w:rsidRPr="006623FD">
        <w:rPr>
          <w:rFonts w:ascii="Times New Roman" w:hAnsi="Times New Roman" w:cs="Times New Roman"/>
        </w:rPr>
        <w:t xml:space="preserve">Key words </w:t>
      </w:r>
    </w:p>
    <w:p w14:paraId="6569D67D" w14:textId="6B0B823B" w:rsidR="00AC0246" w:rsidRPr="006623FD" w:rsidRDefault="00B42B57" w:rsidP="00B42B57">
      <w:pPr>
        <w:rPr>
          <w:rFonts w:ascii="Times New Roman" w:hAnsi="Times New Roman" w:cs="Times New Roman"/>
          <w:i/>
          <w:iCs/>
        </w:rPr>
      </w:pPr>
      <w:r w:rsidRPr="006623FD">
        <w:rPr>
          <w:rFonts w:ascii="Times New Roman" w:hAnsi="Times New Roman" w:cs="Times New Roman"/>
          <w:i/>
          <w:iCs/>
        </w:rPr>
        <w:t>Ophthalmolepis lineolata</w:t>
      </w:r>
      <w:r w:rsidR="005A6A60" w:rsidRPr="006623FD">
        <w:rPr>
          <w:rFonts w:ascii="Times New Roman" w:hAnsi="Times New Roman" w:cs="Times New Roman"/>
          <w:i/>
          <w:iCs/>
        </w:rPr>
        <w:t xml:space="preserve">, Southern Maori Wrasse, genome sequence, chromosomal, </w:t>
      </w:r>
      <w:hyperlink r:id="rId17" w:tooltip="order" w:history="1">
        <w:r w:rsidR="005A6A60" w:rsidRPr="006623FD">
          <w:rPr>
            <w:rFonts w:ascii="Times New Roman" w:hAnsi="Times New Roman" w:cs="Times New Roman"/>
            <w:i/>
            <w:iCs/>
          </w:rPr>
          <w:t>Labriformes</w:t>
        </w:r>
      </w:hyperlink>
    </w:p>
    <w:p w14:paraId="15DDEC3B" w14:textId="3B1375E2" w:rsidR="00AC0246" w:rsidRPr="006623FD" w:rsidRDefault="00AC0246" w:rsidP="00AC0246">
      <w:pPr>
        <w:pStyle w:val="Heading1"/>
        <w:rPr>
          <w:rFonts w:ascii="Times New Roman" w:hAnsi="Times New Roman" w:cs="Times New Roman"/>
        </w:rPr>
      </w:pPr>
      <w:r w:rsidRPr="006623FD">
        <w:rPr>
          <w:rFonts w:ascii="Times New Roman" w:hAnsi="Times New Roman" w:cs="Times New Roman"/>
        </w:rPr>
        <w:t xml:space="preserve">Main body </w:t>
      </w:r>
    </w:p>
    <w:p w14:paraId="79170A92" w14:textId="6C864C54" w:rsidR="00AC0246" w:rsidRPr="006623FD" w:rsidRDefault="00AC0246" w:rsidP="00AC0246">
      <w:pPr>
        <w:pStyle w:val="Heading2"/>
        <w:rPr>
          <w:rFonts w:ascii="Times New Roman" w:hAnsi="Times New Roman" w:cs="Times New Roman"/>
        </w:rPr>
      </w:pPr>
      <w:r w:rsidRPr="006623FD">
        <w:rPr>
          <w:rFonts w:ascii="Times New Roman" w:hAnsi="Times New Roman" w:cs="Times New Roman"/>
        </w:rPr>
        <w:t xml:space="preserve">Species taxonomy </w:t>
      </w:r>
    </w:p>
    <w:p w14:paraId="095F420B" w14:textId="57319A8E" w:rsidR="005A6A60" w:rsidRPr="006623FD" w:rsidRDefault="005A6A60" w:rsidP="005A6A60">
      <w:pPr>
        <w:rPr>
          <w:rFonts w:ascii="Times New Roman" w:hAnsi="Times New Roman" w:cs="Times New Roman"/>
        </w:rPr>
      </w:pPr>
      <w:hyperlink r:id="rId18" w:tooltip="domain" w:history="1">
        <w:r w:rsidRPr="006623FD">
          <w:rPr>
            <w:rStyle w:val="Hyperlink"/>
            <w:rFonts w:ascii="Times New Roman" w:hAnsi="Times New Roman" w:cs="Times New Roman"/>
            <w:color w:val="auto"/>
            <w:u w:val="none"/>
          </w:rPr>
          <w:t>Eukaryota</w:t>
        </w:r>
      </w:hyperlink>
      <w:r w:rsidRPr="006623FD">
        <w:rPr>
          <w:rFonts w:ascii="Times New Roman" w:hAnsi="Times New Roman" w:cs="Times New Roman"/>
        </w:rPr>
        <w:t>; </w:t>
      </w:r>
      <w:hyperlink r:id="rId19" w:tooltip="no rank" w:history="1">
        <w:r w:rsidRPr="006623FD">
          <w:rPr>
            <w:rStyle w:val="Hyperlink"/>
            <w:rFonts w:ascii="Times New Roman" w:hAnsi="Times New Roman" w:cs="Times New Roman"/>
            <w:color w:val="auto"/>
            <w:u w:val="none"/>
          </w:rPr>
          <w:t>Opisthokonta</w:t>
        </w:r>
      </w:hyperlink>
      <w:r w:rsidRPr="006623FD">
        <w:rPr>
          <w:rFonts w:ascii="Times New Roman" w:hAnsi="Times New Roman" w:cs="Times New Roman"/>
        </w:rPr>
        <w:t>; </w:t>
      </w:r>
      <w:hyperlink r:id="rId20" w:tooltip="kingdom" w:history="1">
        <w:r w:rsidRPr="006623FD">
          <w:rPr>
            <w:rStyle w:val="Hyperlink"/>
            <w:rFonts w:ascii="Times New Roman" w:hAnsi="Times New Roman" w:cs="Times New Roman"/>
            <w:color w:val="auto"/>
            <w:u w:val="none"/>
          </w:rPr>
          <w:t>Metazoa</w:t>
        </w:r>
      </w:hyperlink>
      <w:r w:rsidRPr="006623FD">
        <w:rPr>
          <w:rFonts w:ascii="Times New Roman" w:hAnsi="Times New Roman" w:cs="Times New Roman"/>
        </w:rPr>
        <w:t>; </w:t>
      </w:r>
      <w:hyperlink r:id="rId21" w:tooltip="no rank" w:history="1">
        <w:r w:rsidRPr="006623FD">
          <w:rPr>
            <w:rStyle w:val="Hyperlink"/>
            <w:rFonts w:ascii="Times New Roman" w:hAnsi="Times New Roman" w:cs="Times New Roman"/>
            <w:color w:val="auto"/>
            <w:u w:val="none"/>
          </w:rPr>
          <w:t>Eumetazoa</w:t>
        </w:r>
      </w:hyperlink>
      <w:r w:rsidRPr="006623FD">
        <w:rPr>
          <w:rFonts w:ascii="Times New Roman" w:hAnsi="Times New Roman" w:cs="Times New Roman"/>
        </w:rPr>
        <w:t>; </w:t>
      </w:r>
      <w:hyperlink r:id="rId22" w:tooltip="no rank" w:history="1">
        <w:r w:rsidRPr="006623FD">
          <w:rPr>
            <w:rStyle w:val="Hyperlink"/>
            <w:rFonts w:ascii="Times New Roman" w:hAnsi="Times New Roman" w:cs="Times New Roman"/>
            <w:color w:val="auto"/>
            <w:u w:val="none"/>
          </w:rPr>
          <w:t>Bilateria</w:t>
        </w:r>
      </w:hyperlink>
      <w:r w:rsidRPr="006623FD">
        <w:rPr>
          <w:rFonts w:ascii="Times New Roman" w:hAnsi="Times New Roman" w:cs="Times New Roman"/>
        </w:rPr>
        <w:t>; </w:t>
      </w:r>
      <w:hyperlink r:id="rId23" w:tooltip="no rank" w:history="1">
        <w:r w:rsidRPr="006623FD">
          <w:rPr>
            <w:rStyle w:val="Hyperlink"/>
            <w:rFonts w:ascii="Times New Roman" w:hAnsi="Times New Roman" w:cs="Times New Roman"/>
            <w:color w:val="auto"/>
            <w:u w:val="none"/>
          </w:rPr>
          <w:t>Deuterostomia</w:t>
        </w:r>
      </w:hyperlink>
      <w:r w:rsidRPr="006623FD">
        <w:rPr>
          <w:rFonts w:ascii="Times New Roman" w:hAnsi="Times New Roman" w:cs="Times New Roman"/>
        </w:rPr>
        <w:t>; </w:t>
      </w:r>
      <w:hyperlink r:id="rId24" w:tooltip="phylum" w:history="1">
        <w:r w:rsidRPr="006623FD">
          <w:rPr>
            <w:rStyle w:val="Hyperlink"/>
            <w:rFonts w:ascii="Times New Roman" w:hAnsi="Times New Roman" w:cs="Times New Roman"/>
            <w:color w:val="auto"/>
            <w:u w:val="none"/>
          </w:rPr>
          <w:t>Chordata</w:t>
        </w:r>
      </w:hyperlink>
      <w:r w:rsidRPr="006623FD">
        <w:rPr>
          <w:rFonts w:ascii="Times New Roman" w:hAnsi="Times New Roman" w:cs="Times New Roman"/>
        </w:rPr>
        <w:t>; </w:t>
      </w:r>
      <w:hyperlink r:id="rId25" w:tooltip="subphylum" w:history="1">
        <w:r w:rsidRPr="006623FD">
          <w:rPr>
            <w:rStyle w:val="Hyperlink"/>
            <w:rFonts w:ascii="Times New Roman" w:hAnsi="Times New Roman" w:cs="Times New Roman"/>
            <w:color w:val="auto"/>
            <w:u w:val="none"/>
          </w:rPr>
          <w:t>Craniata</w:t>
        </w:r>
      </w:hyperlink>
      <w:r w:rsidRPr="006623FD">
        <w:rPr>
          <w:rFonts w:ascii="Times New Roman" w:hAnsi="Times New Roman" w:cs="Times New Roman"/>
        </w:rPr>
        <w:t xml:space="preserve">;           </w:t>
      </w:r>
      <w:hyperlink r:id="rId26" w:tooltip="no rank" w:history="1">
        <w:r w:rsidRPr="006623FD">
          <w:rPr>
            <w:rStyle w:val="Hyperlink"/>
            <w:rFonts w:ascii="Times New Roman" w:hAnsi="Times New Roman" w:cs="Times New Roman"/>
            <w:color w:val="auto"/>
            <w:u w:val="none"/>
          </w:rPr>
          <w:t>Vertebrata</w:t>
        </w:r>
      </w:hyperlink>
      <w:r w:rsidRPr="006623FD">
        <w:rPr>
          <w:rFonts w:ascii="Times New Roman" w:hAnsi="Times New Roman" w:cs="Times New Roman"/>
        </w:rPr>
        <w:t>; </w:t>
      </w:r>
      <w:hyperlink r:id="rId27" w:tooltip="no rank" w:history="1">
        <w:r w:rsidRPr="006623FD">
          <w:rPr>
            <w:rStyle w:val="Hyperlink"/>
            <w:rFonts w:ascii="Times New Roman" w:hAnsi="Times New Roman" w:cs="Times New Roman"/>
            <w:color w:val="auto"/>
            <w:u w:val="none"/>
          </w:rPr>
          <w:t>Gnathostomata</w:t>
        </w:r>
      </w:hyperlink>
      <w:r w:rsidRPr="006623FD">
        <w:rPr>
          <w:rFonts w:ascii="Times New Roman" w:hAnsi="Times New Roman" w:cs="Times New Roman"/>
        </w:rPr>
        <w:t>; </w:t>
      </w:r>
      <w:hyperlink r:id="rId28" w:tooltip="no rank" w:history="1">
        <w:r w:rsidRPr="006623FD">
          <w:rPr>
            <w:rStyle w:val="Hyperlink"/>
            <w:rFonts w:ascii="Times New Roman" w:hAnsi="Times New Roman" w:cs="Times New Roman"/>
            <w:color w:val="auto"/>
            <w:u w:val="none"/>
          </w:rPr>
          <w:t>Teleostomi</w:t>
        </w:r>
      </w:hyperlink>
      <w:r w:rsidRPr="006623FD">
        <w:rPr>
          <w:rFonts w:ascii="Times New Roman" w:hAnsi="Times New Roman" w:cs="Times New Roman"/>
        </w:rPr>
        <w:t>; </w:t>
      </w:r>
      <w:hyperlink r:id="rId29" w:tooltip="no rank" w:history="1">
        <w:r w:rsidRPr="006623FD">
          <w:rPr>
            <w:rStyle w:val="Hyperlink"/>
            <w:rFonts w:ascii="Times New Roman" w:hAnsi="Times New Roman" w:cs="Times New Roman"/>
            <w:color w:val="auto"/>
            <w:u w:val="none"/>
          </w:rPr>
          <w:t>Euteleostomi</w:t>
        </w:r>
      </w:hyperlink>
      <w:r w:rsidRPr="006623FD">
        <w:rPr>
          <w:rFonts w:ascii="Times New Roman" w:hAnsi="Times New Roman" w:cs="Times New Roman"/>
        </w:rPr>
        <w:t>; </w:t>
      </w:r>
      <w:hyperlink r:id="rId30" w:tooltip="superclass" w:history="1">
        <w:r w:rsidRPr="006623FD">
          <w:rPr>
            <w:rStyle w:val="Hyperlink"/>
            <w:rFonts w:ascii="Times New Roman" w:hAnsi="Times New Roman" w:cs="Times New Roman"/>
            <w:color w:val="auto"/>
            <w:u w:val="none"/>
          </w:rPr>
          <w:t>Actinopterygii</w:t>
        </w:r>
      </w:hyperlink>
      <w:r w:rsidRPr="006623FD">
        <w:rPr>
          <w:rFonts w:ascii="Times New Roman" w:hAnsi="Times New Roman" w:cs="Times New Roman"/>
        </w:rPr>
        <w:t>; </w:t>
      </w:r>
      <w:hyperlink r:id="rId31" w:tooltip="class" w:history="1">
        <w:r w:rsidRPr="006623FD">
          <w:rPr>
            <w:rStyle w:val="Hyperlink"/>
            <w:rFonts w:ascii="Times New Roman" w:hAnsi="Times New Roman" w:cs="Times New Roman"/>
            <w:color w:val="auto"/>
            <w:u w:val="none"/>
          </w:rPr>
          <w:t>Actinopteri</w:t>
        </w:r>
      </w:hyperlink>
      <w:r w:rsidRPr="006623FD">
        <w:rPr>
          <w:rFonts w:ascii="Times New Roman" w:hAnsi="Times New Roman" w:cs="Times New Roman"/>
        </w:rPr>
        <w:t>; </w:t>
      </w:r>
      <w:hyperlink r:id="rId32" w:tooltip="subclass" w:history="1">
        <w:r w:rsidRPr="006623FD">
          <w:rPr>
            <w:rStyle w:val="Hyperlink"/>
            <w:rFonts w:ascii="Times New Roman" w:hAnsi="Times New Roman" w:cs="Times New Roman"/>
            <w:color w:val="auto"/>
            <w:u w:val="none"/>
          </w:rPr>
          <w:t>Neopterygii</w:t>
        </w:r>
      </w:hyperlink>
      <w:r w:rsidRPr="006623FD">
        <w:rPr>
          <w:rFonts w:ascii="Times New Roman" w:hAnsi="Times New Roman" w:cs="Times New Roman"/>
        </w:rPr>
        <w:t xml:space="preserve">;        </w:t>
      </w:r>
      <w:hyperlink r:id="rId33" w:tooltip="infraclass" w:history="1">
        <w:r w:rsidRPr="006623FD">
          <w:rPr>
            <w:rStyle w:val="Hyperlink"/>
            <w:rFonts w:ascii="Times New Roman" w:hAnsi="Times New Roman" w:cs="Times New Roman"/>
            <w:color w:val="auto"/>
            <w:u w:val="none"/>
          </w:rPr>
          <w:t>Teleostei</w:t>
        </w:r>
      </w:hyperlink>
      <w:r w:rsidRPr="006623FD">
        <w:rPr>
          <w:rFonts w:ascii="Times New Roman" w:hAnsi="Times New Roman" w:cs="Times New Roman"/>
        </w:rPr>
        <w:t>; </w:t>
      </w:r>
      <w:hyperlink r:id="rId34" w:tooltip="no rank" w:history="1">
        <w:r w:rsidRPr="006623FD">
          <w:rPr>
            <w:rStyle w:val="Hyperlink"/>
            <w:rFonts w:ascii="Times New Roman" w:hAnsi="Times New Roman" w:cs="Times New Roman"/>
            <w:color w:val="auto"/>
            <w:u w:val="none"/>
          </w:rPr>
          <w:t>Osteoglossocephalai</w:t>
        </w:r>
      </w:hyperlink>
      <w:r w:rsidRPr="006623FD">
        <w:rPr>
          <w:rFonts w:ascii="Times New Roman" w:hAnsi="Times New Roman" w:cs="Times New Roman"/>
        </w:rPr>
        <w:t>; </w:t>
      </w:r>
      <w:hyperlink r:id="rId35" w:tooltip="no rank" w:history="1">
        <w:r w:rsidRPr="006623FD">
          <w:rPr>
            <w:rStyle w:val="Hyperlink"/>
            <w:rFonts w:ascii="Times New Roman" w:hAnsi="Times New Roman" w:cs="Times New Roman"/>
            <w:color w:val="auto"/>
            <w:u w:val="none"/>
          </w:rPr>
          <w:t>Clupeocephala</w:t>
        </w:r>
      </w:hyperlink>
      <w:r w:rsidRPr="006623FD">
        <w:rPr>
          <w:rFonts w:ascii="Times New Roman" w:hAnsi="Times New Roman" w:cs="Times New Roman"/>
        </w:rPr>
        <w:t>; </w:t>
      </w:r>
      <w:hyperlink r:id="rId36" w:tooltip="cohort" w:history="1">
        <w:r w:rsidRPr="006623FD">
          <w:rPr>
            <w:rStyle w:val="Hyperlink"/>
            <w:rFonts w:ascii="Times New Roman" w:hAnsi="Times New Roman" w:cs="Times New Roman"/>
            <w:color w:val="auto"/>
            <w:u w:val="none"/>
          </w:rPr>
          <w:t>Euteleosteomorpha</w:t>
        </w:r>
      </w:hyperlink>
      <w:r w:rsidRPr="006623FD">
        <w:rPr>
          <w:rFonts w:ascii="Times New Roman" w:hAnsi="Times New Roman" w:cs="Times New Roman"/>
        </w:rPr>
        <w:t>; </w:t>
      </w:r>
      <w:hyperlink r:id="rId37" w:tooltip="no rank" w:history="1">
        <w:r w:rsidRPr="006623FD">
          <w:rPr>
            <w:rStyle w:val="Hyperlink"/>
            <w:rFonts w:ascii="Times New Roman" w:hAnsi="Times New Roman" w:cs="Times New Roman"/>
            <w:color w:val="auto"/>
            <w:u w:val="none"/>
          </w:rPr>
          <w:t>Neoteleostei</w:t>
        </w:r>
      </w:hyperlink>
      <w:r w:rsidRPr="006623FD">
        <w:rPr>
          <w:rFonts w:ascii="Times New Roman" w:hAnsi="Times New Roman" w:cs="Times New Roman"/>
        </w:rPr>
        <w:t>; </w:t>
      </w:r>
      <w:hyperlink r:id="rId38" w:tooltip="no rank" w:history="1">
        <w:r w:rsidRPr="006623FD">
          <w:rPr>
            <w:rStyle w:val="Hyperlink"/>
            <w:rFonts w:ascii="Times New Roman" w:hAnsi="Times New Roman" w:cs="Times New Roman"/>
            <w:color w:val="auto"/>
            <w:u w:val="none"/>
          </w:rPr>
          <w:t>Eurypterygia</w:t>
        </w:r>
      </w:hyperlink>
      <w:r w:rsidRPr="006623FD">
        <w:rPr>
          <w:rFonts w:ascii="Times New Roman" w:hAnsi="Times New Roman" w:cs="Times New Roman"/>
        </w:rPr>
        <w:t xml:space="preserve">;       </w:t>
      </w:r>
      <w:hyperlink r:id="rId39" w:tooltip="no rank" w:history="1">
        <w:r w:rsidRPr="006623FD">
          <w:rPr>
            <w:rStyle w:val="Hyperlink"/>
            <w:rFonts w:ascii="Times New Roman" w:hAnsi="Times New Roman" w:cs="Times New Roman"/>
            <w:color w:val="auto"/>
            <w:u w:val="none"/>
          </w:rPr>
          <w:t>Ctenosquamata</w:t>
        </w:r>
      </w:hyperlink>
      <w:r w:rsidRPr="006623FD">
        <w:rPr>
          <w:rFonts w:ascii="Times New Roman" w:hAnsi="Times New Roman" w:cs="Times New Roman"/>
        </w:rPr>
        <w:t>; </w:t>
      </w:r>
      <w:hyperlink r:id="rId40" w:tooltip="no rank" w:history="1">
        <w:r w:rsidRPr="006623FD">
          <w:rPr>
            <w:rStyle w:val="Hyperlink"/>
            <w:rFonts w:ascii="Times New Roman" w:hAnsi="Times New Roman" w:cs="Times New Roman"/>
            <w:color w:val="auto"/>
            <w:u w:val="none"/>
          </w:rPr>
          <w:t>Acanthomorphata</w:t>
        </w:r>
      </w:hyperlink>
      <w:r w:rsidRPr="006623FD">
        <w:rPr>
          <w:rFonts w:ascii="Times New Roman" w:hAnsi="Times New Roman" w:cs="Times New Roman"/>
        </w:rPr>
        <w:t>; </w:t>
      </w:r>
      <w:hyperlink r:id="rId41" w:tooltip="no rank" w:history="1">
        <w:r w:rsidRPr="006623FD">
          <w:rPr>
            <w:rStyle w:val="Hyperlink"/>
            <w:rFonts w:ascii="Times New Roman" w:hAnsi="Times New Roman" w:cs="Times New Roman"/>
            <w:color w:val="auto"/>
            <w:u w:val="none"/>
          </w:rPr>
          <w:t>Euacanthomorphacea</w:t>
        </w:r>
      </w:hyperlink>
      <w:r w:rsidRPr="006623FD">
        <w:rPr>
          <w:rFonts w:ascii="Times New Roman" w:hAnsi="Times New Roman" w:cs="Times New Roman"/>
        </w:rPr>
        <w:t>; </w:t>
      </w:r>
      <w:hyperlink r:id="rId42" w:tooltip="no rank" w:history="1">
        <w:r w:rsidRPr="004267D6">
          <w:rPr>
            <w:rStyle w:val="Hyperlink"/>
            <w:rFonts w:ascii="Times New Roman" w:hAnsi="Times New Roman" w:cs="Times New Roman"/>
            <w:color w:val="auto"/>
            <w:u w:val="none"/>
          </w:rPr>
          <w:t>Percomorphaceae</w:t>
        </w:r>
      </w:hyperlink>
      <w:r w:rsidRPr="004267D6">
        <w:rPr>
          <w:rFonts w:ascii="Times New Roman" w:hAnsi="Times New Roman" w:cs="Times New Roman"/>
        </w:rPr>
        <w:t>; </w:t>
      </w:r>
      <w:hyperlink r:id="rId43" w:tooltip="no rank" w:history="1">
        <w:r w:rsidRPr="004267D6">
          <w:rPr>
            <w:rStyle w:val="Hyperlink"/>
            <w:rFonts w:ascii="Times New Roman" w:hAnsi="Times New Roman" w:cs="Times New Roman"/>
            <w:color w:val="auto"/>
            <w:u w:val="none"/>
          </w:rPr>
          <w:t>Eupercaria</w:t>
        </w:r>
      </w:hyperlink>
      <w:r w:rsidRPr="004267D6">
        <w:rPr>
          <w:rFonts w:ascii="Times New Roman" w:hAnsi="Times New Roman" w:cs="Times New Roman"/>
        </w:rPr>
        <w:t>; </w:t>
      </w:r>
      <w:hyperlink r:id="rId44" w:tooltip="order" w:history="1">
        <w:r w:rsidRPr="004267D6">
          <w:rPr>
            <w:rStyle w:val="Hyperlink"/>
            <w:rFonts w:ascii="Times New Roman" w:hAnsi="Times New Roman" w:cs="Times New Roman"/>
            <w:color w:val="auto"/>
            <w:u w:val="none"/>
          </w:rPr>
          <w:t>Labriformes</w:t>
        </w:r>
      </w:hyperlink>
      <w:r w:rsidRPr="004267D6">
        <w:rPr>
          <w:rFonts w:ascii="Times New Roman" w:hAnsi="Times New Roman" w:cs="Times New Roman"/>
        </w:rPr>
        <w:t>; </w:t>
      </w:r>
      <w:hyperlink r:id="rId45" w:tooltip="family" w:history="1">
        <w:r w:rsidRPr="004267D6">
          <w:rPr>
            <w:rStyle w:val="Hyperlink"/>
            <w:rFonts w:ascii="Times New Roman" w:hAnsi="Times New Roman" w:cs="Times New Roman"/>
            <w:color w:val="auto"/>
            <w:u w:val="none"/>
          </w:rPr>
          <w:t>Labridae</w:t>
        </w:r>
      </w:hyperlink>
      <w:r w:rsidRPr="004267D6">
        <w:rPr>
          <w:rFonts w:ascii="Times New Roman" w:hAnsi="Times New Roman" w:cs="Times New Roman"/>
        </w:rPr>
        <w:t xml:space="preserve">; </w:t>
      </w:r>
      <w:hyperlink r:id="rId46" w:tooltip="genus" w:history="1">
        <w:r w:rsidRPr="004267D6">
          <w:rPr>
            <w:rStyle w:val="Hyperlink"/>
            <w:rFonts w:ascii="Times New Roman" w:hAnsi="Times New Roman" w:cs="Times New Roman"/>
            <w:i/>
            <w:iCs/>
            <w:color w:val="auto"/>
            <w:u w:val="none"/>
          </w:rPr>
          <w:t>Ophthalmolepis</w:t>
        </w:r>
      </w:hyperlink>
      <w:r w:rsidRPr="004267D6">
        <w:rPr>
          <w:rStyle w:val="Hyperlink"/>
          <w:rFonts w:ascii="Times New Roman" w:hAnsi="Times New Roman" w:cs="Times New Roman"/>
          <w:i/>
          <w:iCs/>
          <w:color w:val="auto"/>
          <w:u w:val="none"/>
        </w:rPr>
        <w:t xml:space="preserve"> lineolata</w:t>
      </w:r>
      <w:r w:rsidRPr="006623FD">
        <w:rPr>
          <w:rStyle w:val="Hyperlink"/>
          <w:rFonts w:ascii="Times New Roman" w:hAnsi="Times New Roman" w:cs="Times New Roman"/>
          <w:i/>
          <w:iCs/>
          <w:color w:val="auto"/>
          <w:u w:val="none"/>
        </w:rPr>
        <w:t> </w:t>
      </w:r>
      <w:r w:rsidRPr="006623FD">
        <w:rPr>
          <w:rStyle w:val="Hyperlink"/>
          <w:rFonts w:ascii="Times New Roman" w:hAnsi="Times New Roman" w:cs="Times New Roman"/>
          <w:color w:val="auto"/>
          <w:u w:val="none"/>
        </w:rPr>
        <w:t>(Valenciennes, 1839) (NCBI:txid241325)</w:t>
      </w:r>
    </w:p>
    <w:p w14:paraId="2C61F8B9" w14:textId="695E94FB" w:rsidR="00AC0246" w:rsidRPr="006623FD" w:rsidRDefault="00AC0246" w:rsidP="00AC0246">
      <w:pPr>
        <w:pStyle w:val="Heading2"/>
        <w:rPr>
          <w:rFonts w:ascii="Times New Roman" w:hAnsi="Times New Roman" w:cs="Times New Roman"/>
        </w:rPr>
      </w:pPr>
      <w:r w:rsidRPr="006623FD">
        <w:rPr>
          <w:rFonts w:ascii="Times New Roman" w:hAnsi="Times New Roman" w:cs="Times New Roman"/>
        </w:rPr>
        <w:lastRenderedPageBreak/>
        <w:t xml:space="preserve">Background </w:t>
      </w:r>
    </w:p>
    <w:p w14:paraId="2B3741D4" w14:textId="7D05758E" w:rsidR="001C406B" w:rsidRPr="006623FD" w:rsidRDefault="005A6A60" w:rsidP="00AC0246">
      <w:pPr>
        <w:rPr>
          <w:rFonts w:ascii="Times New Roman" w:hAnsi="Times New Roman" w:cs="Times New Roman"/>
        </w:rPr>
      </w:pPr>
      <w:r w:rsidRPr="006623FD">
        <w:rPr>
          <w:rFonts w:ascii="Times New Roman" w:hAnsi="Times New Roman" w:cs="Times New Roman"/>
        </w:rPr>
        <w:br/>
      </w:r>
      <w:commentRangeStart w:id="8"/>
      <w:commentRangeStart w:id="9"/>
      <w:commentRangeStart w:id="10"/>
      <w:commentRangeEnd w:id="8"/>
      <w:r w:rsidRPr="006623FD">
        <w:rPr>
          <w:rStyle w:val="CommentReference"/>
          <w:rFonts w:ascii="Times New Roman" w:hAnsi="Times New Roman" w:cs="Times New Roman"/>
          <w:sz w:val="22"/>
          <w:szCs w:val="22"/>
        </w:rPr>
        <w:commentReference w:id="8"/>
      </w:r>
      <w:commentRangeEnd w:id="9"/>
      <w:r w:rsidRPr="006623FD">
        <w:rPr>
          <w:rStyle w:val="CommentReference"/>
          <w:rFonts w:ascii="Times New Roman" w:hAnsi="Times New Roman" w:cs="Times New Roman"/>
          <w:sz w:val="22"/>
          <w:szCs w:val="22"/>
        </w:rPr>
        <w:commentReference w:id="9"/>
      </w:r>
      <w:commentRangeEnd w:id="10"/>
      <w:r w:rsidRPr="006623FD">
        <w:rPr>
          <w:rStyle w:val="CommentReference"/>
          <w:rFonts w:ascii="Times New Roman" w:hAnsi="Times New Roman" w:cs="Times New Roman"/>
          <w:sz w:val="22"/>
          <w:szCs w:val="22"/>
        </w:rPr>
        <w:commentReference w:id="10"/>
      </w:r>
      <w:r w:rsidR="00A831F3" w:rsidRPr="006623FD">
        <w:rPr>
          <w:rFonts w:ascii="Times New Roman" w:hAnsi="Times New Roman" w:cs="Times New Roman"/>
        </w:rPr>
        <w:t xml:space="preserve">The Southern Maori wrasse </w:t>
      </w:r>
      <w:r w:rsidR="00A831F3" w:rsidRPr="00706A02">
        <w:rPr>
          <w:rFonts w:ascii="Times New Roman" w:hAnsi="Times New Roman" w:cs="Times New Roman"/>
          <w:i/>
          <w:iCs/>
        </w:rPr>
        <w:t>Ophthalmolepis</w:t>
      </w:r>
      <w:r w:rsidR="00A831F3" w:rsidRPr="006623FD">
        <w:rPr>
          <w:rFonts w:ascii="Times New Roman" w:hAnsi="Times New Roman" w:cs="Times New Roman"/>
          <w:i/>
          <w:iCs/>
        </w:rPr>
        <w:t xml:space="preserve"> lineolata</w:t>
      </w:r>
      <w:r w:rsidR="00B54D1B" w:rsidRPr="006623FD">
        <w:rPr>
          <w:rFonts w:ascii="Times New Roman" w:hAnsi="Times New Roman" w:cs="Times New Roman"/>
        </w:rPr>
        <w:t xml:space="preserve">, is a species of wrasse endemic </w:t>
      </w:r>
      <w:r w:rsidR="00D73293" w:rsidRPr="006623FD">
        <w:rPr>
          <w:rFonts w:ascii="Times New Roman" w:hAnsi="Times New Roman" w:cs="Times New Roman"/>
        </w:rPr>
        <w:t xml:space="preserve">to </w:t>
      </w:r>
      <w:r w:rsidR="003C0DE5" w:rsidRPr="006623FD">
        <w:rPr>
          <w:rFonts w:ascii="Times New Roman" w:hAnsi="Times New Roman" w:cs="Times New Roman"/>
        </w:rPr>
        <w:t xml:space="preserve">temperate </w:t>
      </w:r>
      <w:r w:rsidR="00B54D1B" w:rsidRPr="006623FD">
        <w:rPr>
          <w:rFonts w:ascii="Times New Roman" w:hAnsi="Times New Roman" w:cs="Times New Roman"/>
        </w:rPr>
        <w:t xml:space="preserve">Indian Ocean Coastal waters of Australia. </w:t>
      </w:r>
      <w:r w:rsidR="00D345EB" w:rsidRPr="006623FD">
        <w:rPr>
          <w:rFonts w:ascii="Times New Roman" w:hAnsi="Times New Roman" w:cs="Times New Roman"/>
        </w:rPr>
        <w:t xml:space="preserve">It is </w:t>
      </w:r>
      <w:r w:rsidR="005C488A" w:rsidRPr="006623FD">
        <w:rPr>
          <w:rFonts w:ascii="Times New Roman" w:hAnsi="Times New Roman" w:cs="Times New Roman"/>
        </w:rPr>
        <w:t>distributed</w:t>
      </w:r>
      <w:r w:rsidR="00D345EB" w:rsidRPr="006623FD">
        <w:rPr>
          <w:rFonts w:ascii="Times New Roman" w:hAnsi="Times New Roman" w:cs="Times New Roman"/>
        </w:rPr>
        <w:t xml:space="preserve"> from</w:t>
      </w:r>
      <w:r w:rsidR="005C488A" w:rsidRPr="006623FD">
        <w:rPr>
          <w:rFonts w:ascii="Times New Roman" w:hAnsi="Times New Roman" w:cs="Times New Roman"/>
        </w:rPr>
        <w:t xml:space="preserve"> </w:t>
      </w:r>
      <w:r w:rsidR="00D345EB" w:rsidRPr="006623FD">
        <w:rPr>
          <w:rFonts w:ascii="Times New Roman" w:hAnsi="Times New Roman" w:cs="Times New Roman"/>
        </w:rPr>
        <w:t xml:space="preserve">Southern </w:t>
      </w:r>
      <w:r w:rsidR="005C488A" w:rsidRPr="006623FD">
        <w:rPr>
          <w:rFonts w:ascii="Times New Roman" w:hAnsi="Times New Roman" w:cs="Times New Roman"/>
        </w:rPr>
        <w:t xml:space="preserve">Queensland, around the south of the country to south-western Western Australia. </w:t>
      </w:r>
      <w:r w:rsidR="006E6362" w:rsidRPr="00423B7B">
        <w:rPr>
          <w:rFonts w:ascii="Times New Roman" w:hAnsi="Times New Roman" w:cs="Times New Roman"/>
          <w:i/>
          <w:iCs/>
        </w:rPr>
        <w:t>O.</w:t>
      </w:r>
      <w:r w:rsidR="006E6362" w:rsidRPr="006623FD">
        <w:rPr>
          <w:rFonts w:ascii="Times New Roman" w:hAnsi="Times New Roman" w:cs="Times New Roman"/>
          <w:i/>
          <w:iCs/>
        </w:rPr>
        <w:t xml:space="preserve"> lineolata </w:t>
      </w:r>
      <w:r w:rsidR="006E6362" w:rsidRPr="006623FD">
        <w:rPr>
          <w:rFonts w:ascii="Times New Roman" w:hAnsi="Times New Roman" w:cs="Times New Roman"/>
        </w:rPr>
        <w:t>are known to roam large areas, with home ranges varied from 52 m</w:t>
      </w:r>
      <w:r w:rsidR="006E6362" w:rsidRPr="006623FD">
        <w:rPr>
          <w:rFonts w:ascii="Times New Roman" w:hAnsi="Times New Roman" w:cs="Times New Roman"/>
          <w:vertAlign w:val="superscript"/>
        </w:rPr>
        <w:t>2</w:t>
      </w:r>
      <w:r w:rsidR="006E6362" w:rsidRPr="006623FD">
        <w:rPr>
          <w:rFonts w:ascii="Times New Roman" w:hAnsi="Times New Roman" w:cs="Times New Roman"/>
        </w:rPr>
        <w:t xml:space="preserve"> to 1,660 m</w:t>
      </w:r>
      <w:r w:rsidR="00DE430F" w:rsidRPr="006623FD">
        <w:rPr>
          <w:rFonts w:ascii="Times New Roman" w:hAnsi="Times New Roman" w:cs="Times New Roman"/>
          <w:vertAlign w:val="superscript"/>
        </w:rPr>
        <w:t xml:space="preserve">2 </w:t>
      </w:r>
      <w:del w:id="11" w:author="Shannon Corrigan" w:date="2026-05-28T12:31:00Z" w16du:dateUtc="2026-05-28T04:31:00Z">
        <w:r w:rsidR="00BC3B24" w:rsidDel="002B7E1D">
          <w:rPr>
            <w:rFonts w:ascii="Times New Roman" w:hAnsi="Times New Roman" w:cs="Times New Roman"/>
            <w:vertAlign w:val="superscript"/>
          </w:rPr>
          <w:delText xml:space="preserve"> </w:delText>
        </w:r>
      </w:del>
      <w:r w:rsidR="00BC3B24">
        <w:rPr>
          <w:rFonts w:ascii="Times New Roman" w:hAnsi="Times New Roman" w:cs="Times New Roman"/>
        </w:rPr>
        <w:t>(</w:t>
      </w:r>
      <w:r w:rsidR="001A5D9F" w:rsidRPr="006623FD">
        <w:rPr>
          <w:rFonts w:ascii="Times New Roman" w:hAnsi="Times New Roman" w:cs="Times New Roman"/>
        </w:rPr>
        <w:t xml:space="preserve">Kingsford &amp; Carlson 2010). </w:t>
      </w:r>
      <w:r w:rsidR="00A32359" w:rsidRPr="006623FD">
        <w:rPr>
          <w:rFonts w:ascii="Times New Roman" w:hAnsi="Times New Roman" w:cs="Times New Roman"/>
        </w:rPr>
        <w:t>Juveniles</w:t>
      </w:r>
      <w:r w:rsidR="000170F8" w:rsidRPr="006623FD">
        <w:rPr>
          <w:rFonts w:ascii="Times New Roman" w:hAnsi="Times New Roman" w:cs="Times New Roman"/>
        </w:rPr>
        <w:t xml:space="preserve"> and females are </w:t>
      </w:r>
      <w:r w:rsidR="00A16C06" w:rsidRPr="006623FD">
        <w:rPr>
          <w:rFonts w:ascii="Times New Roman" w:hAnsi="Times New Roman" w:cs="Times New Roman"/>
        </w:rPr>
        <w:t>red orange</w:t>
      </w:r>
      <w:r w:rsidR="000170F8" w:rsidRPr="006623FD">
        <w:rPr>
          <w:rFonts w:ascii="Times New Roman" w:hAnsi="Times New Roman" w:cs="Times New Roman"/>
        </w:rPr>
        <w:t xml:space="preserve"> </w:t>
      </w:r>
      <w:r w:rsidR="00FE7CAE" w:rsidRPr="006623FD">
        <w:rPr>
          <w:rFonts w:ascii="Times New Roman" w:hAnsi="Times New Roman" w:cs="Times New Roman"/>
        </w:rPr>
        <w:t>above</w:t>
      </w:r>
      <w:r w:rsidR="003A7155" w:rsidRPr="006623FD">
        <w:rPr>
          <w:rFonts w:ascii="Times New Roman" w:hAnsi="Times New Roman" w:cs="Times New Roman"/>
        </w:rPr>
        <w:t xml:space="preserve"> a </w:t>
      </w:r>
      <w:r w:rsidR="00C50119" w:rsidRPr="006623FD">
        <w:rPr>
          <w:rFonts w:ascii="Times New Roman" w:hAnsi="Times New Roman" w:cs="Times New Roman"/>
        </w:rPr>
        <w:t>white</w:t>
      </w:r>
      <w:r w:rsidR="003A7155" w:rsidRPr="006623FD">
        <w:rPr>
          <w:rFonts w:ascii="Times New Roman" w:hAnsi="Times New Roman" w:cs="Times New Roman"/>
        </w:rPr>
        <w:t xml:space="preserve"> band</w:t>
      </w:r>
      <w:r w:rsidR="00C50119" w:rsidRPr="006623FD">
        <w:rPr>
          <w:rFonts w:ascii="Times New Roman" w:hAnsi="Times New Roman" w:cs="Times New Roman"/>
        </w:rPr>
        <w:t xml:space="preserve"> along the mid</w:t>
      </w:r>
      <w:r w:rsidR="007430A3" w:rsidRPr="006623FD">
        <w:rPr>
          <w:rFonts w:ascii="Times New Roman" w:hAnsi="Times New Roman" w:cs="Times New Roman"/>
        </w:rPr>
        <w:t>-</w:t>
      </w:r>
      <w:r w:rsidR="00C50119" w:rsidRPr="006623FD">
        <w:rPr>
          <w:rFonts w:ascii="Times New Roman" w:hAnsi="Times New Roman" w:cs="Times New Roman"/>
        </w:rPr>
        <w:t>sides,</w:t>
      </w:r>
      <w:r w:rsidR="00FE7CAE" w:rsidRPr="006623FD">
        <w:rPr>
          <w:rFonts w:ascii="Times New Roman" w:hAnsi="Times New Roman" w:cs="Times New Roman"/>
        </w:rPr>
        <w:t xml:space="preserve"> and </w:t>
      </w:r>
      <w:r w:rsidR="00A16C06" w:rsidRPr="006623FD">
        <w:rPr>
          <w:rFonts w:ascii="Times New Roman" w:hAnsi="Times New Roman" w:cs="Times New Roman"/>
        </w:rPr>
        <w:t>red orange</w:t>
      </w:r>
      <w:r w:rsidR="00FE7CAE" w:rsidRPr="006623FD">
        <w:rPr>
          <w:rFonts w:ascii="Times New Roman" w:hAnsi="Times New Roman" w:cs="Times New Roman"/>
        </w:rPr>
        <w:t xml:space="preserve"> below</w:t>
      </w:r>
      <w:r w:rsidR="00A32359" w:rsidRPr="006623FD">
        <w:rPr>
          <w:rFonts w:ascii="Times New Roman" w:hAnsi="Times New Roman" w:cs="Times New Roman"/>
        </w:rPr>
        <w:t xml:space="preserve">. Mature males develop a black stripe along the sides, blue spots on each of the body scales and blue scribbles on the head. </w:t>
      </w:r>
      <w:r w:rsidR="003E3DBA" w:rsidRPr="006623FD">
        <w:rPr>
          <w:rFonts w:ascii="Times New Roman" w:hAnsi="Times New Roman" w:cs="Times New Roman"/>
        </w:rPr>
        <w:t>Mature males reach a max length of 450mm</w:t>
      </w:r>
      <w:r w:rsidR="004D3CAB" w:rsidRPr="006623FD">
        <w:rPr>
          <w:rFonts w:ascii="Times New Roman" w:hAnsi="Times New Roman" w:cs="Times New Roman"/>
        </w:rPr>
        <w:t xml:space="preserve"> (McGrouther 2019)</w:t>
      </w:r>
      <w:r w:rsidR="008C7EF7" w:rsidRPr="006623FD">
        <w:rPr>
          <w:rFonts w:ascii="Times New Roman" w:hAnsi="Times New Roman" w:cs="Times New Roman"/>
        </w:rPr>
        <w:t>.</w:t>
      </w:r>
    </w:p>
    <w:p w14:paraId="3A130C8F" w14:textId="23EB752C" w:rsidR="00C549A5" w:rsidRPr="006623FD" w:rsidRDefault="00D73293" w:rsidP="00C549A5">
      <w:pPr>
        <w:rPr>
          <w:rFonts w:ascii="Times New Roman" w:hAnsi="Times New Roman" w:cs="Times New Roman"/>
        </w:rPr>
      </w:pPr>
      <w:r w:rsidRPr="00F457B7">
        <w:rPr>
          <w:rFonts w:ascii="Times New Roman" w:hAnsi="Times New Roman" w:cs="Times New Roman"/>
          <w:i/>
          <w:iCs/>
        </w:rPr>
        <w:t>O. lineolata</w:t>
      </w:r>
      <w:r w:rsidRPr="006623FD">
        <w:rPr>
          <w:rFonts w:ascii="Times New Roman" w:hAnsi="Times New Roman" w:cs="Times New Roman"/>
          <w:i/>
          <w:iCs/>
        </w:rPr>
        <w:t xml:space="preserve"> </w:t>
      </w:r>
      <w:r w:rsidR="00420F7D" w:rsidRPr="006623FD">
        <w:rPr>
          <w:rFonts w:ascii="Times New Roman" w:hAnsi="Times New Roman" w:cs="Times New Roman"/>
        </w:rPr>
        <w:t xml:space="preserve">is common on rocky reefs </w:t>
      </w:r>
      <w:r w:rsidR="000265F5" w:rsidRPr="006623FD">
        <w:rPr>
          <w:rFonts w:ascii="Times New Roman" w:hAnsi="Times New Roman" w:cs="Times New Roman"/>
        </w:rPr>
        <w:t xml:space="preserve">and is </w:t>
      </w:r>
      <w:r w:rsidR="00F47B7C" w:rsidRPr="006623FD">
        <w:rPr>
          <w:rFonts w:ascii="Times New Roman" w:hAnsi="Times New Roman" w:cs="Times New Roman"/>
        </w:rPr>
        <w:t>known</w:t>
      </w:r>
      <w:r w:rsidR="000265F5" w:rsidRPr="006623FD">
        <w:rPr>
          <w:rFonts w:ascii="Times New Roman" w:hAnsi="Times New Roman" w:cs="Times New Roman"/>
        </w:rPr>
        <w:t xml:space="preserve"> to prefer ke</w:t>
      </w:r>
      <w:r w:rsidR="00530849" w:rsidRPr="006623FD">
        <w:rPr>
          <w:rFonts w:ascii="Times New Roman" w:hAnsi="Times New Roman" w:cs="Times New Roman"/>
        </w:rPr>
        <w:t>lp and</w:t>
      </w:r>
      <w:r w:rsidR="00B93745" w:rsidRPr="006623FD">
        <w:rPr>
          <w:rFonts w:ascii="Times New Roman" w:hAnsi="Times New Roman" w:cs="Times New Roman"/>
        </w:rPr>
        <w:t xml:space="preserve"> urchin grazed</w:t>
      </w:r>
      <w:r w:rsidR="00530849" w:rsidRPr="006623FD">
        <w:rPr>
          <w:rFonts w:ascii="Times New Roman" w:hAnsi="Times New Roman" w:cs="Times New Roman"/>
        </w:rPr>
        <w:t xml:space="preserve"> barren </w:t>
      </w:r>
      <w:r w:rsidR="00B93745" w:rsidRPr="006623FD">
        <w:rPr>
          <w:rFonts w:ascii="Times New Roman" w:hAnsi="Times New Roman" w:cs="Times New Roman"/>
        </w:rPr>
        <w:t>habitats</w:t>
      </w:r>
      <w:r w:rsidR="00530849" w:rsidRPr="006623FD">
        <w:rPr>
          <w:rFonts w:ascii="Times New Roman" w:hAnsi="Times New Roman" w:cs="Times New Roman"/>
        </w:rPr>
        <w:t xml:space="preserve">, with </w:t>
      </w:r>
      <w:r w:rsidR="00B93745" w:rsidRPr="006623FD">
        <w:rPr>
          <w:rFonts w:ascii="Times New Roman" w:hAnsi="Times New Roman" w:cs="Times New Roman"/>
        </w:rPr>
        <w:t>juveniles</w:t>
      </w:r>
      <w:r w:rsidR="00530849" w:rsidRPr="006623FD">
        <w:rPr>
          <w:rFonts w:ascii="Times New Roman" w:hAnsi="Times New Roman" w:cs="Times New Roman"/>
        </w:rPr>
        <w:t xml:space="preserve"> most abundant in habitats rich in algae</w:t>
      </w:r>
      <w:r w:rsidR="00265781" w:rsidRPr="006623FD">
        <w:rPr>
          <w:rFonts w:ascii="Times New Roman" w:hAnsi="Times New Roman" w:cs="Times New Roman"/>
        </w:rPr>
        <w:t xml:space="preserve"> (Kingsford</w:t>
      </w:r>
      <w:r w:rsidR="001A5D9F" w:rsidRPr="006623FD">
        <w:rPr>
          <w:rFonts w:ascii="Times New Roman" w:hAnsi="Times New Roman" w:cs="Times New Roman"/>
        </w:rPr>
        <w:t xml:space="preserve"> &amp; </w:t>
      </w:r>
      <w:r w:rsidR="00265781" w:rsidRPr="006623FD">
        <w:rPr>
          <w:rFonts w:ascii="Times New Roman" w:hAnsi="Times New Roman" w:cs="Times New Roman"/>
        </w:rPr>
        <w:t>Carlson</w:t>
      </w:r>
      <w:r w:rsidR="001A5D9F" w:rsidRPr="006623FD">
        <w:rPr>
          <w:rFonts w:ascii="Times New Roman" w:hAnsi="Times New Roman" w:cs="Times New Roman"/>
        </w:rPr>
        <w:t xml:space="preserve"> </w:t>
      </w:r>
      <w:r w:rsidR="00265781" w:rsidRPr="006623FD">
        <w:rPr>
          <w:rFonts w:ascii="Times New Roman" w:hAnsi="Times New Roman" w:cs="Times New Roman"/>
        </w:rPr>
        <w:t>2010)</w:t>
      </w:r>
      <w:r w:rsidR="005729A2" w:rsidRPr="006623FD">
        <w:rPr>
          <w:rFonts w:ascii="Times New Roman" w:hAnsi="Times New Roman" w:cs="Times New Roman"/>
        </w:rPr>
        <w:t>.</w:t>
      </w:r>
      <w:r w:rsidR="00420F7D" w:rsidRPr="006623FD">
        <w:rPr>
          <w:rFonts w:ascii="Times New Roman" w:hAnsi="Times New Roman" w:cs="Times New Roman"/>
        </w:rPr>
        <w:t xml:space="preserve"> </w:t>
      </w:r>
      <w:r w:rsidR="00BC446A" w:rsidRPr="006623FD">
        <w:rPr>
          <w:rFonts w:ascii="Times New Roman" w:hAnsi="Times New Roman" w:cs="Times New Roman"/>
        </w:rPr>
        <w:t xml:space="preserve">The species </w:t>
      </w:r>
      <w:r w:rsidR="00C533E9" w:rsidRPr="006623FD">
        <w:rPr>
          <w:rFonts w:ascii="Times New Roman" w:hAnsi="Times New Roman" w:cs="Times New Roman"/>
        </w:rPr>
        <w:t xml:space="preserve">opportunistically </w:t>
      </w:r>
      <w:r w:rsidR="00076C0F" w:rsidRPr="006623FD">
        <w:rPr>
          <w:rFonts w:ascii="Times New Roman" w:hAnsi="Times New Roman" w:cs="Times New Roman"/>
        </w:rPr>
        <w:t>feed</w:t>
      </w:r>
      <w:r w:rsidR="00541EF4" w:rsidRPr="006623FD">
        <w:rPr>
          <w:rFonts w:ascii="Times New Roman" w:hAnsi="Times New Roman" w:cs="Times New Roman"/>
        </w:rPr>
        <w:t>s</w:t>
      </w:r>
      <w:r w:rsidR="00076C0F" w:rsidRPr="006623FD">
        <w:rPr>
          <w:rFonts w:ascii="Times New Roman" w:hAnsi="Times New Roman" w:cs="Times New Roman"/>
        </w:rPr>
        <w:t xml:space="preserve"> on polycha</w:t>
      </w:r>
      <w:r w:rsidR="00DD3230" w:rsidRPr="006623FD">
        <w:rPr>
          <w:rFonts w:ascii="Times New Roman" w:hAnsi="Times New Roman" w:cs="Times New Roman"/>
        </w:rPr>
        <w:t xml:space="preserve">etes, </w:t>
      </w:r>
      <w:r w:rsidR="003E317F" w:rsidRPr="006623FD">
        <w:rPr>
          <w:rFonts w:ascii="Times New Roman" w:hAnsi="Times New Roman" w:cs="Times New Roman"/>
        </w:rPr>
        <w:t>polyplacophorans,</w:t>
      </w:r>
      <w:r w:rsidR="00753959" w:rsidRPr="006623FD">
        <w:rPr>
          <w:rFonts w:ascii="Times New Roman" w:hAnsi="Times New Roman" w:cs="Times New Roman"/>
        </w:rPr>
        <w:t xml:space="preserve"> marginellid gastropods (especially Austroginella sp.), bivalves and echinoids</w:t>
      </w:r>
      <w:r w:rsidR="00C533E9" w:rsidRPr="006623FD">
        <w:rPr>
          <w:rFonts w:ascii="Times New Roman" w:hAnsi="Times New Roman" w:cs="Times New Roman"/>
        </w:rPr>
        <w:t xml:space="preserve"> spotted in a wide variety of habitats, but </w:t>
      </w:r>
      <w:r w:rsidR="009A7541" w:rsidRPr="006623FD">
        <w:rPr>
          <w:rFonts w:ascii="Times New Roman" w:hAnsi="Times New Roman" w:cs="Times New Roman"/>
        </w:rPr>
        <w:t>particularly</w:t>
      </w:r>
      <w:r w:rsidR="00C533E9" w:rsidRPr="006623FD">
        <w:rPr>
          <w:rFonts w:ascii="Times New Roman" w:hAnsi="Times New Roman" w:cs="Times New Roman"/>
        </w:rPr>
        <w:t xml:space="preserve"> in sand/rubble</w:t>
      </w:r>
      <w:r w:rsidR="003B68D1" w:rsidRPr="006623FD">
        <w:rPr>
          <w:rFonts w:ascii="Times New Roman" w:hAnsi="Times New Roman" w:cs="Times New Roman"/>
        </w:rPr>
        <w:t xml:space="preserve"> (Morton et al. 2008b)</w:t>
      </w:r>
      <w:r w:rsidR="00C533E9" w:rsidRPr="006623FD">
        <w:rPr>
          <w:rFonts w:ascii="Times New Roman" w:hAnsi="Times New Roman" w:cs="Times New Roman"/>
        </w:rPr>
        <w:t xml:space="preserve">. </w:t>
      </w:r>
      <w:r w:rsidR="00C549A5" w:rsidRPr="006623FD">
        <w:rPr>
          <w:rFonts w:ascii="Times New Roman" w:hAnsi="Times New Roman" w:cs="Times New Roman"/>
        </w:rPr>
        <w:t> It is a protogynous hermaphrodite</w:t>
      </w:r>
      <w:r w:rsidR="009A08B1">
        <w:rPr>
          <w:rFonts w:ascii="Times New Roman" w:hAnsi="Times New Roman" w:cs="Times New Roman"/>
        </w:rPr>
        <w:t xml:space="preserve"> and </w:t>
      </w:r>
      <w:r w:rsidR="00C549A5" w:rsidRPr="006623FD">
        <w:rPr>
          <w:rFonts w:ascii="Times New Roman" w:hAnsi="Times New Roman" w:cs="Times New Roman"/>
        </w:rPr>
        <w:t>sexually dichromatic, sex change occurs at about 295 mm</w:t>
      </w:r>
      <w:r w:rsidR="00D91DF1">
        <w:rPr>
          <w:rFonts w:ascii="Times New Roman" w:hAnsi="Times New Roman" w:cs="Times New Roman"/>
        </w:rPr>
        <w:t xml:space="preserve">, when individuals </w:t>
      </w:r>
      <w:r w:rsidR="00CF1806">
        <w:rPr>
          <w:rFonts w:ascii="Times New Roman" w:hAnsi="Times New Roman" w:cs="Times New Roman"/>
        </w:rPr>
        <w:t>transition to the</w:t>
      </w:r>
      <w:r w:rsidR="00C549A5" w:rsidRPr="006623FD">
        <w:rPr>
          <w:rFonts w:ascii="Times New Roman" w:hAnsi="Times New Roman" w:cs="Times New Roman"/>
        </w:rPr>
        <w:t xml:space="preserve"> terminal</w:t>
      </w:r>
      <w:r w:rsidR="00CF1806">
        <w:rPr>
          <w:rFonts w:ascii="Times New Roman" w:hAnsi="Times New Roman" w:cs="Times New Roman"/>
        </w:rPr>
        <w:t>-</w:t>
      </w:r>
      <w:r w:rsidR="00C549A5" w:rsidRPr="006623FD">
        <w:rPr>
          <w:rFonts w:ascii="Times New Roman" w:hAnsi="Times New Roman" w:cs="Times New Roman"/>
        </w:rPr>
        <w:t>phase male. (Morton et al. 2008a).</w:t>
      </w:r>
      <w:r w:rsidR="00146484" w:rsidRPr="006623FD">
        <w:rPr>
          <w:rFonts w:ascii="Times New Roman" w:hAnsi="Times New Roman" w:cs="Times New Roman"/>
        </w:rPr>
        <w:t xml:space="preserve"> </w:t>
      </w:r>
      <w:r w:rsidR="00395A84" w:rsidRPr="006623FD">
        <w:rPr>
          <w:rFonts w:ascii="Times New Roman" w:hAnsi="Times New Roman" w:cs="Times New Roman"/>
        </w:rPr>
        <w:t xml:space="preserve">The reproductive season of </w:t>
      </w:r>
      <w:r w:rsidR="00395A84" w:rsidRPr="00F457B7">
        <w:rPr>
          <w:rFonts w:ascii="Times New Roman" w:hAnsi="Times New Roman" w:cs="Times New Roman"/>
          <w:i/>
          <w:iCs/>
        </w:rPr>
        <w:t>O. lineolata</w:t>
      </w:r>
      <w:r w:rsidR="00395A84" w:rsidRPr="006623FD">
        <w:rPr>
          <w:rFonts w:ascii="Times New Roman" w:hAnsi="Times New Roman" w:cs="Times New Roman"/>
          <w:i/>
          <w:iCs/>
        </w:rPr>
        <w:t xml:space="preserve"> </w:t>
      </w:r>
      <w:r w:rsidR="004773DB" w:rsidRPr="006623FD">
        <w:rPr>
          <w:rFonts w:ascii="Times New Roman" w:hAnsi="Times New Roman" w:cs="Times New Roman"/>
        </w:rPr>
        <w:t>occurs from December to March, with a peak occurring in mid-summer (January) to early autumn (March)</w:t>
      </w:r>
      <w:r w:rsidR="00373EDD" w:rsidRPr="006623FD">
        <w:rPr>
          <w:rFonts w:ascii="Times New Roman" w:hAnsi="Times New Roman" w:cs="Times New Roman"/>
        </w:rPr>
        <w:t xml:space="preserve"> (Morton et al. 2008a).</w:t>
      </w:r>
    </w:p>
    <w:p w14:paraId="2D4D0A84" w14:textId="1F13E121" w:rsidR="00ED0CE6" w:rsidRPr="006623FD" w:rsidRDefault="0043160B" w:rsidP="00C549A5">
      <w:pPr>
        <w:rPr>
          <w:rFonts w:ascii="Times New Roman" w:hAnsi="Times New Roman" w:cs="Times New Roman"/>
        </w:rPr>
      </w:pPr>
      <w:r w:rsidRPr="006623FD">
        <w:rPr>
          <w:rFonts w:ascii="Times New Roman" w:hAnsi="Times New Roman" w:cs="Times New Roman"/>
        </w:rPr>
        <w:t xml:space="preserve">This species is captured in recreational fishing </w:t>
      </w:r>
      <w:r w:rsidR="005816A2" w:rsidRPr="006623FD">
        <w:rPr>
          <w:rFonts w:ascii="Times New Roman" w:hAnsi="Times New Roman" w:cs="Times New Roman"/>
        </w:rPr>
        <w:t>and</w:t>
      </w:r>
      <w:r w:rsidR="001939F6" w:rsidRPr="006623FD">
        <w:rPr>
          <w:rFonts w:ascii="Times New Roman" w:hAnsi="Times New Roman" w:cs="Times New Roman"/>
        </w:rPr>
        <w:t xml:space="preserve"> sold commercially in New South Wales. It </w:t>
      </w:r>
      <w:r w:rsidR="00A41EC0" w:rsidRPr="006623FD">
        <w:rPr>
          <w:rFonts w:ascii="Times New Roman" w:hAnsi="Times New Roman" w:cs="Times New Roman"/>
        </w:rPr>
        <w:t>is a non-target by</w:t>
      </w:r>
      <w:r w:rsidR="006E5B82" w:rsidRPr="006623FD">
        <w:rPr>
          <w:rFonts w:ascii="Times New Roman" w:hAnsi="Times New Roman" w:cs="Times New Roman"/>
        </w:rPr>
        <w:t>-</w:t>
      </w:r>
      <w:r w:rsidR="00A41EC0" w:rsidRPr="006623FD">
        <w:rPr>
          <w:rFonts w:ascii="Times New Roman" w:hAnsi="Times New Roman" w:cs="Times New Roman"/>
        </w:rPr>
        <w:t xml:space="preserve">catch species of the rock lobster and giant crab fishery in South </w:t>
      </w:r>
      <w:r w:rsidR="005816A2" w:rsidRPr="006623FD">
        <w:rPr>
          <w:rFonts w:ascii="Times New Roman" w:hAnsi="Times New Roman" w:cs="Times New Roman"/>
        </w:rPr>
        <w:t>Australia</w:t>
      </w:r>
      <w:r w:rsidR="006E5B82" w:rsidRPr="006623FD">
        <w:rPr>
          <w:rFonts w:ascii="Times New Roman" w:hAnsi="Times New Roman" w:cs="Times New Roman"/>
        </w:rPr>
        <w:t xml:space="preserve">, </w:t>
      </w:r>
      <w:r w:rsidR="000E1698" w:rsidRPr="006623FD">
        <w:rPr>
          <w:rFonts w:ascii="Times New Roman" w:hAnsi="Times New Roman" w:cs="Times New Roman"/>
        </w:rPr>
        <w:t xml:space="preserve">also </w:t>
      </w:r>
      <w:r w:rsidR="005816A2" w:rsidRPr="006623FD">
        <w:rPr>
          <w:rFonts w:ascii="Times New Roman" w:hAnsi="Times New Roman" w:cs="Times New Roman"/>
        </w:rPr>
        <w:t>likely</w:t>
      </w:r>
      <w:r w:rsidR="000E1698" w:rsidRPr="006623FD">
        <w:rPr>
          <w:rFonts w:ascii="Times New Roman" w:hAnsi="Times New Roman" w:cs="Times New Roman"/>
        </w:rPr>
        <w:t xml:space="preserve"> to be a by</w:t>
      </w:r>
      <w:r w:rsidR="005816A2" w:rsidRPr="006623FD">
        <w:rPr>
          <w:rFonts w:ascii="Times New Roman" w:hAnsi="Times New Roman" w:cs="Times New Roman"/>
        </w:rPr>
        <w:t>-</w:t>
      </w:r>
      <w:r w:rsidR="000E1698" w:rsidRPr="006623FD">
        <w:rPr>
          <w:rFonts w:ascii="Times New Roman" w:hAnsi="Times New Roman" w:cs="Times New Roman"/>
        </w:rPr>
        <w:t xml:space="preserve">catch species of West Coast Demersal Scalefish Fishery in Western </w:t>
      </w:r>
      <w:commentRangeStart w:id="12"/>
      <w:commentRangeStart w:id="13"/>
      <w:r w:rsidR="000E1698" w:rsidRPr="006623FD">
        <w:rPr>
          <w:rFonts w:ascii="Times New Roman" w:hAnsi="Times New Roman" w:cs="Times New Roman"/>
        </w:rPr>
        <w:t>Australia</w:t>
      </w:r>
      <w:commentRangeEnd w:id="12"/>
      <w:r w:rsidR="00E86796" w:rsidRPr="006623FD">
        <w:rPr>
          <w:rStyle w:val="CommentReference"/>
          <w:rFonts w:ascii="Times New Roman" w:hAnsi="Times New Roman" w:cs="Times New Roman"/>
          <w:sz w:val="22"/>
          <w:szCs w:val="22"/>
        </w:rPr>
        <w:commentReference w:id="12"/>
      </w:r>
      <w:commentRangeEnd w:id="13"/>
      <w:r w:rsidRPr="006623FD">
        <w:rPr>
          <w:rStyle w:val="CommentReference"/>
          <w:rFonts w:ascii="Times New Roman" w:hAnsi="Times New Roman" w:cs="Times New Roman"/>
          <w:sz w:val="22"/>
          <w:szCs w:val="22"/>
        </w:rPr>
        <w:commentReference w:id="13"/>
      </w:r>
      <w:r w:rsidR="000E1698" w:rsidRPr="006623FD">
        <w:rPr>
          <w:rFonts w:ascii="Times New Roman" w:hAnsi="Times New Roman" w:cs="Times New Roman"/>
        </w:rPr>
        <w:t xml:space="preserve">. </w:t>
      </w:r>
      <w:r w:rsidR="00D927A1" w:rsidRPr="006623FD">
        <w:rPr>
          <w:rFonts w:ascii="Times New Roman" w:hAnsi="Times New Roman" w:cs="Times New Roman"/>
        </w:rPr>
        <w:t xml:space="preserve">The IUCN red list </w:t>
      </w:r>
      <w:r w:rsidR="00B41AD9" w:rsidRPr="006623FD">
        <w:rPr>
          <w:rFonts w:ascii="Times New Roman" w:hAnsi="Times New Roman" w:cs="Times New Roman"/>
        </w:rPr>
        <w:t xml:space="preserve">assessed </w:t>
      </w:r>
      <w:r w:rsidR="00B41AD9" w:rsidRPr="00F457B7">
        <w:rPr>
          <w:rFonts w:ascii="Times New Roman" w:hAnsi="Times New Roman" w:cs="Times New Roman"/>
          <w:i/>
          <w:iCs/>
        </w:rPr>
        <w:t>O</w:t>
      </w:r>
      <w:r w:rsidR="00A82851" w:rsidRPr="00F457B7">
        <w:rPr>
          <w:rFonts w:ascii="Times New Roman" w:hAnsi="Times New Roman" w:cs="Times New Roman"/>
          <w:i/>
          <w:iCs/>
        </w:rPr>
        <w:t xml:space="preserve">. </w:t>
      </w:r>
      <w:r w:rsidR="009F2916" w:rsidRPr="00F457B7">
        <w:rPr>
          <w:rFonts w:ascii="Times New Roman" w:hAnsi="Times New Roman" w:cs="Times New Roman"/>
          <w:i/>
          <w:iCs/>
        </w:rPr>
        <w:t>lineolat</w:t>
      </w:r>
      <w:r w:rsidR="009F2916" w:rsidRPr="006623FD">
        <w:rPr>
          <w:rFonts w:ascii="Times New Roman" w:hAnsi="Times New Roman" w:cs="Times New Roman"/>
          <w:i/>
          <w:iCs/>
        </w:rPr>
        <w:t xml:space="preserve">a </w:t>
      </w:r>
      <w:r w:rsidR="009F2916" w:rsidRPr="006623FD">
        <w:rPr>
          <w:rFonts w:ascii="Times New Roman" w:hAnsi="Times New Roman" w:cs="Times New Roman"/>
        </w:rPr>
        <w:t>in</w:t>
      </w:r>
      <w:r w:rsidR="00B41AD9" w:rsidRPr="006623FD">
        <w:rPr>
          <w:rFonts w:ascii="Times New Roman" w:hAnsi="Times New Roman" w:cs="Times New Roman"/>
        </w:rPr>
        <w:t xml:space="preserve"> 2008</w:t>
      </w:r>
      <w:r w:rsidR="008E135E" w:rsidRPr="006623FD">
        <w:rPr>
          <w:rFonts w:ascii="Times New Roman" w:hAnsi="Times New Roman" w:cs="Times New Roman"/>
        </w:rPr>
        <w:t xml:space="preserve"> and listed the species as Least Concern</w:t>
      </w:r>
      <w:r w:rsidR="001D698C" w:rsidRPr="006623FD">
        <w:rPr>
          <w:rFonts w:ascii="Times New Roman" w:hAnsi="Times New Roman" w:cs="Times New Roman"/>
        </w:rPr>
        <w:t xml:space="preserve"> (</w:t>
      </w:r>
      <w:commentRangeStart w:id="14"/>
      <w:r w:rsidR="00064E46" w:rsidRPr="006623FD">
        <w:rPr>
          <w:rFonts w:ascii="Times New Roman" w:hAnsi="Times New Roman" w:cs="Times New Roman"/>
        </w:rPr>
        <w:t>Russell, Fairclough, &amp; Pollard 2010)</w:t>
      </w:r>
      <w:r w:rsidR="001A5D9F" w:rsidRPr="006623FD">
        <w:rPr>
          <w:rFonts w:ascii="Times New Roman" w:hAnsi="Times New Roman" w:cs="Times New Roman"/>
        </w:rPr>
        <w:t xml:space="preserve">. </w:t>
      </w:r>
      <w:commentRangeEnd w:id="14"/>
      <w:r w:rsidR="00DF7BA0" w:rsidRPr="006623FD">
        <w:rPr>
          <w:rStyle w:val="CommentReference"/>
          <w:rFonts w:ascii="Times New Roman" w:hAnsi="Times New Roman" w:cs="Times New Roman"/>
          <w:sz w:val="22"/>
          <w:szCs w:val="22"/>
        </w:rPr>
        <w:commentReference w:id="14"/>
      </w:r>
    </w:p>
    <w:p w14:paraId="0107E572" w14:textId="03987F69" w:rsidR="00EF5732" w:rsidRPr="006623FD" w:rsidRDefault="00A51BDF" w:rsidP="00AC0246">
      <w:pPr>
        <w:rPr>
          <w:rFonts w:ascii="Times New Roman" w:hAnsi="Times New Roman" w:cs="Times New Roman"/>
        </w:rPr>
      </w:pPr>
      <w:r w:rsidRPr="3A506A75">
        <w:rPr>
          <w:rFonts w:ascii="Times New Roman" w:hAnsi="Times New Roman" w:cs="Times New Roman"/>
        </w:rPr>
        <w:t xml:space="preserve">Here, we present a </w:t>
      </w:r>
      <w:r w:rsidR="00A14626" w:rsidRPr="3A506A75">
        <w:rPr>
          <w:rFonts w:ascii="Times New Roman" w:hAnsi="Times New Roman" w:cs="Times New Roman"/>
        </w:rPr>
        <w:t xml:space="preserve">chromosome-level, haplotype resolved </w:t>
      </w:r>
      <w:r w:rsidR="004F15ED" w:rsidRPr="3A506A75">
        <w:rPr>
          <w:rFonts w:ascii="Times New Roman" w:hAnsi="Times New Roman" w:cs="Times New Roman"/>
        </w:rPr>
        <w:t>genome assembly of the Southern Mao</w:t>
      </w:r>
      <w:r w:rsidR="00031938" w:rsidRPr="3A506A75">
        <w:rPr>
          <w:rFonts w:ascii="Times New Roman" w:hAnsi="Times New Roman" w:cs="Times New Roman"/>
        </w:rPr>
        <w:t>ri</w:t>
      </w:r>
      <w:r w:rsidR="004F15ED" w:rsidRPr="3A506A75">
        <w:rPr>
          <w:rFonts w:ascii="Times New Roman" w:hAnsi="Times New Roman" w:cs="Times New Roman"/>
        </w:rPr>
        <w:t xml:space="preserve"> Wrasse</w:t>
      </w:r>
      <w:r w:rsidR="009F0297" w:rsidRPr="3A506A75">
        <w:rPr>
          <w:rFonts w:ascii="Times New Roman" w:hAnsi="Times New Roman" w:cs="Times New Roman"/>
        </w:rPr>
        <w:t xml:space="preserve">, </w:t>
      </w:r>
      <w:r w:rsidR="004F15ED" w:rsidRPr="3A506A75">
        <w:rPr>
          <w:rFonts w:ascii="Times New Roman" w:hAnsi="Times New Roman" w:cs="Times New Roman"/>
          <w:i/>
          <w:iCs/>
        </w:rPr>
        <w:t>Ophthalmolepis lineolata</w:t>
      </w:r>
      <w:r w:rsidR="009F0297" w:rsidRPr="3A506A75">
        <w:rPr>
          <w:rFonts w:ascii="Times New Roman" w:hAnsi="Times New Roman" w:cs="Times New Roman"/>
          <w:i/>
          <w:iCs/>
        </w:rPr>
        <w:t xml:space="preserve">. </w:t>
      </w:r>
      <w:r w:rsidR="009F0297" w:rsidRPr="3A506A75">
        <w:rPr>
          <w:rFonts w:ascii="Times New Roman" w:hAnsi="Times New Roman" w:cs="Times New Roman"/>
        </w:rPr>
        <w:t xml:space="preserve">The sequence was derived from a female specimen </w:t>
      </w:r>
      <w:commentRangeStart w:id="15"/>
      <w:commentRangeStart w:id="16"/>
      <w:r w:rsidR="009F0297" w:rsidRPr="3A506A75">
        <w:rPr>
          <w:rFonts w:ascii="Times New Roman" w:hAnsi="Times New Roman" w:cs="Times New Roman"/>
        </w:rPr>
        <w:t>(Figure 1)</w:t>
      </w:r>
      <w:r w:rsidR="00F45F8E" w:rsidRPr="3A506A75">
        <w:rPr>
          <w:rFonts w:ascii="Times New Roman" w:hAnsi="Times New Roman" w:cs="Times New Roman"/>
        </w:rPr>
        <w:t xml:space="preserve">, </w:t>
      </w:r>
      <w:commentRangeEnd w:id="15"/>
      <w:r w:rsidRPr="3A506A75">
        <w:rPr>
          <w:rStyle w:val="CommentReference"/>
          <w:rFonts w:ascii="Times New Roman" w:hAnsi="Times New Roman" w:cs="Times New Roman"/>
          <w:sz w:val="22"/>
          <w:szCs w:val="22"/>
        </w:rPr>
        <w:commentReference w:id="15"/>
      </w:r>
      <w:commentRangeEnd w:id="16"/>
      <w:r w:rsidRPr="3A506A75">
        <w:rPr>
          <w:rStyle w:val="CommentReference"/>
          <w:rFonts w:ascii="Times New Roman" w:hAnsi="Times New Roman" w:cs="Times New Roman"/>
          <w:sz w:val="22"/>
          <w:szCs w:val="22"/>
        </w:rPr>
        <w:commentReference w:id="16"/>
      </w:r>
      <w:r w:rsidR="00F45F8E" w:rsidRPr="3A506A75">
        <w:rPr>
          <w:rFonts w:ascii="Times New Roman" w:hAnsi="Times New Roman" w:cs="Times New Roman"/>
        </w:rPr>
        <w:t xml:space="preserve">collected from </w:t>
      </w:r>
      <w:r w:rsidR="00FE2EA1" w:rsidRPr="3A506A75">
        <w:rPr>
          <w:rFonts w:ascii="Times New Roman" w:hAnsi="Times New Roman" w:cs="Times New Roman"/>
        </w:rPr>
        <w:t xml:space="preserve">New Year Island, Western Australia. </w:t>
      </w:r>
    </w:p>
    <w:p w14:paraId="18D58899" w14:textId="7DB11E6D" w:rsidR="00AC0246" w:rsidRPr="006623FD" w:rsidRDefault="00AC0246" w:rsidP="00AC0246">
      <w:pPr>
        <w:pStyle w:val="Heading1"/>
        <w:rPr>
          <w:rFonts w:ascii="Times New Roman" w:hAnsi="Times New Roman" w:cs="Times New Roman"/>
        </w:rPr>
      </w:pPr>
      <w:r w:rsidRPr="006623FD">
        <w:rPr>
          <w:rFonts w:ascii="Times New Roman" w:hAnsi="Times New Roman" w:cs="Times New Roman"/>
        </w:rPr>
        <w:t xml:space="preserve">Methods </w:t>
      </w:r>
    </w:p>
    <w:p w14:paraId="03D0A130" w14:textId="35EE795B" w:rsidR="00C734D7" w:rsidRPr="006623FD" w:rsidRDefault="005A6A60" w:rsidP="00C734D7">
      <w:pPr>
        <w:pStyle w:val="Heading2"/>
        <w:rPr>
          <w:rFonts w:ascii="Times New Roman" w:hAnsi="Times New Roman" w:cs="Times New Roman"/>
        </w:rPr>
      </w:pPr>
      <w:r w:rsidRPr="006623FD">
        <w:rPr>
          <w:rFonts w:ascii="Times New Roman" w:hAnsi="Times New Roman" w:cs="Times New Roman"/>
        </w:rPr>
        <w:t>Sample acquisition</w:t>
      </w:r>
    </w:p>
    <w:p w14:paraId="1721B3F1" w14:textId="353EB555" w:rsidR="00C92E12" w:rsidRPr="006623FD" w:rsidRDefault="005A6A60" w:rsidP="005A6A60">
      <w:pPr>
        <w:rPr>
          <w:rFonts w:ascii="Times New Roman" w:hAnsi="Times New Roman" w:cs="Times New Roman"/>
        </w:rPr>
      </w:pPr>
      <w:r w:rsidRPr="006623FD">
        <w:rPr>
          <w:rFonts w:ascii="Times New Roman" w:hAnsi="Times New Roman" w:cs="Times New Roman"/>
        </w:rPr>
        <w:t>An adult</w:t>
      </w:r>
      <w:r w:rsidR="005A52E6" w:rsidRPr="006623FD">
        <w:rPr>
          <w:rFonts w:ascii="Times New Roman" w:hAnsi="Times New Roman" w:cs="Times New Roman"/>
        </w:rPr>
        <w:t xml:space="preserve"> female</w:t>
      </w:r>
      <w:r w:rsidRPr="006623FD">
        <w:rPr>
          <w:rFonts w:ascii="Times New Roman" w:hAnsi="Times New Roman" w:cs="Times New Roman"/>
        </w:rPr>
        <w:t xml:space="preserve"> </w:t>
      </w:r>
      <w:r w:rsidRPr="00031938">
        <w:rPr>
          <w:rFonts w:ascii="Times New Roman" w:hAnsi="Times New Roman" w:cs="Times New Roman"/>
          <w:i/>
          <w:iCs/>
        </w:rPr>
        <w:t>Ophthalmolepis lineolata</w:t>
      </w:r>
      <w:r w:rsidRPr="006623FD">
        <w:rPr>
          <w:rFonts w:ascii="Times New Roman" w:hAnsi="Times New Roman" w:cs="Times New Roman"/>
        </w:rPr>
        <w:t xml:space="preserve"> (</w:t>
      </w:r>
      <w:r w:rsidR="0026711C" w:rsidRPr="006623FD">
        <w:rPr>
          <w:rFonts w:ascii="Times New Roman" w:hAnsi="Times New Roman" w:cs="Times New Roman"/>
        </w:rPr>
        <w:t xml:space="preserve">ToLID fOphLin2) was collected from New Year Island, Western Australia (latitude </w:t>
      </w:r>
      <w:r w:rsidR="005A52E6" w:rsidRPr="006623FD">
        <w:rPr>
          <w:rFonts w:ascii="Times New Roman" w:eastAsia="Times New Roman" w:hAnsi="Times New Roman" w:cs="Times New Roman"/>
          <w:color w:val="000000"/>
          <w:kern w:val="0"/>
          <w:lang w:eastAsia="en-AU"/>
          <w14:ligatures w14:val="none"/>
        </w:rPr>
        <w:t>33.85066S</w:t>
      </w:r>
      <w:r w:rsidR="0026711C" w:rsidRPr="006623FD">
        <w:rPr>
          <w:rFonts w:ascii="Times New Roman" w:hAnsi="Times New Roman" w:cs="Times New Roman"/>
        </w:rPr>
        <w:t>, longitude</w:t>
      </w:r>
      <w:r w:rsidR="005A52E6" w:rsidRPr="006623FD">
        <w:rPr>
          <w:rFonts w:ascii="Times New Roman" w:hAnsi="Times New Roman" w:cs="Times New Roman"/>
          <w:color w:val="000000"/>
        </w:rPr>
        <w:t xml:space="preserve"> </w:t>
      </w:r>
      <w:r w:rsidR="005A52E6" w:rsidRPr="006623FD">
        <w:rPr>
          <w:rFonts w:ascii="Times New Roman" w:eastAsia="Times New Roman" w:hAnsi="Times New Roman" w:cs="Times New Roman"/>
          <w:color w:val="000000"/>
          <w:kern w:val="0"/>
          <w:lang w:eastAsia="en-AU"/>
          <w14:ligatures w14:val="none"/>
        </w:rPr>
        <w:t>142.13089E</w:t>
      </w:r>
      <w:r w:rsidR="0026711C" w:rsidRPr="006623FD">
        <w:rPr>
          <w:rFonts w:ascii="Times New Roman" w:hAnsi="Times New Roman" w:cs="Times New Roman"/>
        </w:rPr>
        <w:t xml:space="preserve">) on 2023-03-28. The specimen was collected </w:t>
      </w:r>
      <w:r w:rsidR="005A52E6" w:rsidRPr="006623FD">
        <w:rPr>
          <w:rFonts w:ascii="Times New Roman" w:hAnsi="Times New Roman" w:cs="Times New Roman"/>
        </w:rPr>
        <w:t xml:space="preserve">by </w:t>
      </w:r>
      <w:r w:rsidR="00A60290">
        <w:rPr>
          <w:rFonts w:ascii="Times New Roman" w:hAnsi="Times New Roman" w:cs="Times New Roman"/>
        </w:rPr>
        <w:t>Glen Mo</w:t>
      </w:r>
      <w:r w:rsidR="007222D8">
        <w:rPr>
          <w:rFonts w:ascii="Times New Roman" w:hAnsi="Times New Roman" w:cs="Times New Roman"/>
        </w:rPr>
        <w:t>o</w:t>
      </w:r>
      <w:r w:rsidR="00A60290">
        <w:rPr>
          <w:rFonts w:ascii="Times New Roman" w:hAnsi="Times New Roman" w:cs="Times New Roman"/>
        </w:rPr>
        <w:t>re from the Western Australia Museum (</w:t>
      </w:r>
      <w:r w:rsidR="005A52E6" w:rsidRPr="006623FD">
        <w:rPr>
          <w:rFonts w:ascii="Times New Roman" w:hAnsi="Times New Roman" w:cs="Times New Roman"/>
        </w:rPr>
        <w:t>GIM</w:t>
      </w:r>
      <w:r w:rsidR="00A60290">
        <w:rPr>
          <w:rFonts w:ascii="Times New Roman" w:hAnsi="Times New Roman" w:cs="Times New Roman"/>
        </w:rPr>
        <w:t xml:space="preserve">, </w:t>
      </w:r>
      <w:r w:rsidR="005A52E6" w:rsidRPr="006623FD">
        <w:rPr>
          <w:rFonts w:ascii="Times New Roman" w:hAnsi="Times New Roman" w:cs="Times New Roman"/>
        </w:rPr>
        <w:t xml:space="preserve">WAM) on SCUBA. The specimen was pinned and imaged in fresh colouration by GIM (WAM). </w:t>
      </w:r>
      <w:r w:rsidR="00A8273B" w:rsidRPr="006623FD">
        <w:rPr>
          <w:rFonts w:ascii="Times New Roman" w:hAnsi="Times New Roman" w:cs="Times New Roman"/>
        </w:rPr>
        <w:t xml:space="preserve">The specimen was </w:t>
      </w:r>
      <w:r w:rsidR="005A52E6" w:rsidRPr="006623FD">
        <w:rPr>
          <w:rFonts w:ascii="Times New Roman" w:hAnsi="Times New Roman" w:cs="Times New Roman"/>
        </w:rPr>
        <w:t>preserved in formalin in the field by GIM (WAM) and subsequently accessioned into the WAM</w:t>
      </w:r>
      <w:r w:rsidR="00A8273B" w:rsidRPr="006623FD">
        <w:rPr>
          <w:rFonts w:ascii="Times New Roman" w:hAnsi="Times New Roman" w:cs="Times New Roman"/>
        </w:rPr>
        <w:t xml:space="preserve"> as </w:t>
      </w:r>
      <w:r w:rsidR="00A8273B" w:rsidRPr="00031938">
        <w:rPr>
          <w:rFonts w:ascii="Times New Roman" w:hAnsi="Times New Roman" w:cs="Times New Roman"/>
          <w:i/>
          <w:iCs/>
        </w:rPr>
        <w:t>O.</w:t>
      </w:r>
      <w:r w:rsidR="00A8273B" w:rsidRPr="006623FD">
        <w:rPr>
          <w:rFonts w:ascii="Times New Roman" w:hAnsi="Times New Roman" w:cs="Times New Roman"/>
        </w:rPr>
        <w:t xml:space="preserve"> </w:t>
      </w:r>
      <w:r w:rsidR="00A8273B" w:rsidRPr="006623FD">
        <w:rPr>
          <w:rFonts w:ascii="Times New Roman" w:hAnsi="Times New Roman" w:cs="Times New Roman"/>
          <w:i/>
          <w:iCs/>
        </w:rPr>
        <w:t>lineolata</w:t>
      </w:r>
      <w:r w:rsidR="005A52E6" w:rsidRPr="006623FD">
        <w:rPr>
          <w:rFonts w:ascii="Times New Roman" w:hAnsi="Times New Roman" w:cs="Times New Roman"/>
        </w:rPr>
        <w:t xml:space="preserve"> voucher ID WAM P35483.001</w:t>
      </w:r>
      <w:r w:rsidR="00A8273B" w:rsidRPr="006623FD">
        <w:rPr>
          <w:rFonts w:ascii="Times New Roman" w:hAnsi="Times New Roman" w:cs="Times New Roman"/>
        </w:rPr>
        <w:t xml:space="preserve">. </w:t>
      </w:r>
    </w:p>
    <w:p w14:paraId="19F77CF2" w14:textId="0E327C20" w:rsidR="00A8273B" w:rsidRPr="006623FD" w:rsidRDefault="00A8273B" w:rsidP="00C92E12">
      <w:pPr>
        <w:pStyle w:val="Heading2"/>
        <w:rPr>
          <w:rFonts w:ascii="Times New Roman" w:hAnsi="Times New Roman" w:cs="Times New Roman"/>
        </w:rPr>
      </w:pPr>
      <w:commentRangeStart w:id="18"/>
      <w:commentRangeStart w:id="19"/>
      <w:del w:id="20" w:author="Shannon Corrigan" w:date="2026-05-28T12:35:00Z" w16du:dateUtc="2026-05-28T04:35:00Z">
        <w:r w:rsidRPr="006623FD" w:rsidDel="00E62FB9">
          <w:rPr>
            <w:rFonts w:ascii="Times New Roman" w:eastAsiaTheme="minorHAnsi" w:hAnsi="Times New Roman" w:cs="Times New Roman"/>
          </w:rPr>
          <w:delText>Nucleic acid</w:delText>
        </w:r>
      </w:del>
      <w:r w:rsidR="00E62FB9">
        <w:rPr>
          <w:rFonts w:ascii="Times New Roman" w:eastAsiaTheme="minorHAnsi" w:hAnsi="Times New Roman" w:cs="Times New Roman"/>
        </w:rPr>
        <w:t>DNA</w:t>
      </w:r>
      <w:commentRangeEnd w:id="19"/>
      <w:r w:rsidR="00E62FB9" w:rsidRPr="006623FD">
        <w:rPr>
          <w:rStyle w:val="CommentReference"/>
          <w:rFonts w:ascii="Times New Roman" w:eastAsiaTheme="minorHAnsi" w:hAnsi="Times New Roman" w:cs="Times New Roman"/>
          <w:sz w:val="26"/>
          <w:szCs w:val="26"/>
        </w:rPr>
        <w:commentReference w:id="19"/>
      </w:r>
      <w:r w:rsidRPr="006623FD">
        <w:rPr>
          <w:rFonts w:ascii="Times New Roman" w:eastAsiaTheme="minorHAnsi" w:hAnsi="Times New Roman" w:cs="Times New Roman"/>
        </w:rPr>
        <w:t xml:space="preserve"> extraction</w:t>
      </w:r>
      <w:r w:rsidR="00E62FB9">
        <w:rPr>
          <w:rFonts w:ascii="Times New Roman" w:eastAsiaTheme="minorHAnsi" w:hAnsi="Times New Roman" w:cs="Times New Roman"/>
        </w:rPr>
        <w:t>,</w:t>
      </w:r>
      <w:r w:rsidR="00C92E12" w:rsidRPr="006623FD">
        <w:rPr>
          <w:rFonts w:ascii="Times New Roman" w:eastAsiaTheme="minorHAnsi" w:hAnsi="Times New Roman" w:cs="Times New Roman"/>
        </w:rPr>
        <w:t xml:space="preserve"> </w:t>
      </w:r>
      <w:r w:rsidR="00C92E12" w:rsidRPr="006623FD">
        <w:rPr>
          <w:rFonts w:ascii="Times New Roman" w:hAnsi="Times New Roman" w:cs="Times New Roman"/>
        </w:rPr>
        <w:t xml:space="preserve">library preparation and sequencing </w:t>
      </w:r>
      <w:commentRangeEnd w:id="18"/>
      <w:r w:rsidR="00BA0872" w:rsidRPr="006623FD">
        <w:rPr>
          <w:rStyle w:val="CommentReference"/>
          <w:rFonts w:ascii="Times New Roman" w:hAnsi="Times New Roman" w:cs="Times New Roman"/>
          <w:sz w:val="26"/>
          <w:szCs w:val="26"/>
        </w:rPr>
        <w:commentReference w:id="18"/>
      </w:r>
    </w:p>
    <w:p w14:paraId="05E66FAD" w14:textId="77A81AD3" w:rsidR="005E32DC" w:rsidRPr="006623FD" w:rsidRDefault="005E32DC" w:rsidP="00A8273B">
      <w:pPr>
        <w:rPr>
          <w:rFonts w:ascii="Times New Roman" w:hAnsi="Times New Roman" w:cs="Times New Roman"/>
        </w:rPr>
      </w:pPr>
      <w:r w:rsidRPr="3A506A75">
        <w:rPr>
          <w:rFonts w:ascii="Times New Roman" w:hAnsi="Times New Roman" w:cs="Times New Roman"/>
        </w:rPr>
        <w:t xml:space="preserve">High molecular weight (HMW) genomic DNA was extracted from approximately 25 mg of </w:t>
      </w:r>
      <w:commentRangeStart w:id="22"/>
      <w:r w:rsidRPr="3A506A75">
        <w:rPr>
          <w:rFonts w:ascii="Times New Roman" w:hAnsi="Times New Roman" w:cs="Times New Roman"/>
        </w:rPr>
        <w:t>gill</w:t>
      </w:r>
      <w:commentRangeEnd w:id="22"/>
      <w:r w:rsidRPr="3A506A75">
        <w:rPr>
          <w:rStyle w:val="CommentReference"/>
          <w:rFonts w:ascii="Times New Roman" w:hAnsi="Times New Roman" w:cs="Times New Roman"/>
          <w:sz w:val="22"/>
          <w:szCs w:val="22"/>
        </w:rPr>
        <w:commentReference w:id="22"/>
      </w:r>
      <w:r w:rsidRPr="3A506A75">
        <w:rPr>
          <w:rFonts w:ascii="Times New Roman" w:hAnsi="Times New Roman" w:cs="Times New Roman"/>
        </w:rPr>
        <w:t xml:space="preserve"> tissue. Tissue was homogenised </w:t>
      </w:r>
      <w:r w:rsidR="00103243" w:rsidRPr="3A506A75">
        <w:rPr>
          <w:rFonts w:ascii="Times New Roman" w:hAnsi="Times New Roman" w:cs="Times New Roman"/>
        </w:rPr>
        <w:t xml:space="preserve">using the TissueRuptor II (QIAGEN, Hilden, </w:t>
      </w:r>
      <w:r w:rsidR="00103243" w:rsidRPr="4604E49A">
        <w:rPr>
          <w:rFonts w:ascii="Times New Roman" w:hAnsi="Times New Roman" w:cs="Times New Roman"/>
        </w:rPr>
        <w:t>Germany</w:t>
      </w:r>
      <w:r w:rsidR="00A25523" w:rsidRPr="3A506A75">
        <w:rPr>
          <w:rFonts w:ascii="Times New Roman" w:hAnsi="Times New Roman" w:cs="Times New Roman"/>
        </w:rPr>
        <w:t>)</w:t>
      </w:r>
      <w:r w:rsidR="00A25523">
        <w:rPr>
          <w:rFonts w:ascii="Times New Roman" w:hAnsi="Times New Roman" w:cs="Times New Roman"/>
        </w:rPr>
        <w:t xml:space="preserve"> and</w:t>
      </w:r>
      <w:r w:rsidRPr="3A506A75">
        <w:rPr>
          <w:rFonts w:ascii="Times New Roman" w:hAnsi="Times New Roman" w:cs="Times New Roman"/>
        </w:rPr>
        <w:t xml:space="preserve"> </w:t>
      </w:r>
      <w:r w:rsidR="00103243">
        <w:rPr>
          <w:rFonts w:ascii="Times New Roman" w:hAnsi="Times New Roman" w:cs="Times New Roman"/>
        </w:rPr>
        <w:t xml:space="preserve">then </w:t>
      </w:r>
      <w:r w:rsidRPr="3A506A75">
        <w:rPr>
          <w:rFonts w:ascii="Times New Roman" w:hAnsi="Times New Roman" w:cs="Times New Roman"/>
        </w:rPr>
        <w:t>pelleted as per the PacBio Nanobind tissue kit (PacBio, CA, USA) protocol</w:t>
      </w:r>
      <w:r w:rsidRPr="2DE6B696">
        <w:rPr>
          <w:rFonts w:ascii="Times New Roman" w:hAnsi="Times New Roman" w:cs="Times New Roman"/>
        </w:rPr>
        <w:t>.</w:t>
      </w:r>
      <w:r w:rsidRPr="3A506A75">
        <w:rPr>
          <w:rFonts w:ascii="Times New Roman" w:hAnsi="Times New Roman" w:cs="Times New Roman"/>
        </w:rPr>
        <w:t xml:space="preserve"> Cell lysis, and DNA isolation was performed following the PacBio “Extracting HMW DNA from skeletal muscle using Nanobind” procedure (102-579-200, Dec 2022). The quantity, and fragment length distribution of extracted gDNA were determined using a Qubit 3 Fluorometer with the Qubit dsDNA Broad-Range Assay Kit (Thermo Fisher Scientific, MA, USA), a NanoDrop One (Thermo Fisher Scientific, MA, USA) and a Femto Pulse with the Genomic DNA 165kb kit (Agilent, CA, USA).</w:t>
      </w:r>
      <w:r w:rsidR="00C92E12" w:rsidRPr="3A506A75">
        <w:rPr>
          <w:rFonts w:ascii="Times New Roman" w:hAnsi="Times New Roman" w:cs="Times New Roman"/>
        </w:rPr>
        <w:t xml:space="preserve"> </w:t>
      </w:r>
      <w:r w:rsidR="00D74A64" w:rsidRPr="3A506A75">
        <w:rPr>
          <w:rFonts w:ascii="Times New Roman" w:hAnsi="Times New Roman" w:cs="Times New Roman"/>
        </w:rPr>
        <w:t>A PacBio</w:t>
      </w:r>
      <w:r w:rsidR="00C92E12" w:rsidRPr="3A506A75">
        <w:rPr>
          <w:rFonts w:ascii="Times New Roman" w:hAnsi="Times New Roman" w:cs="Times New Roman"/>
        </w:rPr>
        <w:t xml:space="preserve"> HiFi SMRTbell® </w:t>
      </w:r>
      <w:r w:rsidR="00C92E12" w:rsidRPr="3A506A75">
        <w:rPr>
          <w:rFonts w:ascii="Times New Roman" w:hAnsi="Times New Roman" w:cs="Times New Roman"/>
        </w:rPr>
        <w:lastRenderedPageBreak/>
        <w:t>library was prepared using the PacBio SMRTbell® prep kit 3.0 according to manufacturer’s instructions. The library was sequenced on a P</w:t>
      </w:r>
      <w:commentRangeStart w:id="23"/>
      <w:r w:rsidR="00C92E12" w:rsidRPr="3A506A75">
        <w:rPr>
          <w:rFonts w:ascii="Times New Roman" w:hAnsi="Times New Roman" w:cs="Times New Roman"/>
        </w:rPr>
        <w:t>acBio</w:t>
      </w:r>
      <w:commentRangeEnd w:id="23"/>
      <w:r w:rsidRPr="3A506A75">
        <w:rPr>
          <w:rStyle w:val="CommentReference"/>
          <w:rFonts w:ascii="Times New Roman" w:hAnsi="Times New Roman" w:cs="Times New Roman"/>
          <w:sz w:val="22"/>
          <w:szCs w:val="22"/>
        </w:rPr>
        <w:commentReference w:id="23"/>
      </w:r>
      <w:r w:rsidR="00C92E12" w:rsidRPr="3A506A75">
        <w:rPr>
          <w:rFonts w:ascii="Times New Roman" w:hAnsi="Times New Roman" w:cs="Times New Roman"/>
        </w:rPr>
        <w:t xml:space="preserve"> Sequel IIe.</w:t>
      </w:r>
    </w:p>
    <w:p w14:paraId="087DC8E0" w14:textId="4BD0BEE0" w:rsidR="00EF42C9" w:rsidRPr="006623FD" w:rsidRDefault="005E32DC" w:rsidP="00C92E12">
      <w:pPr>
        <w:pStyle w:val="Heading2"/>
        <w:rPr>
          <w:rFonts w:ascii="Times New Roman" w:hAnsi="Times New Roman" w:cs="Times New Roman"/>
        </w:rPr>
      </w:pPr>
      <w:r w:rsidRPr="006623FD">
        <w:rPr>
          <w:rFonts w:ascii="Times New Roman" w:hAnsi="Times New Roman" w:cs="Times New Roman"/>
        </w:rPr>
        <w:t>Hi-C</w:t>
      </w:r>
      <w:r w:rsidR="00C92E12" w:rsidRPr="006623FD">
        <w:rPr>
          <w:rFonts w:ascii="Times New Roman" w:hAnsi="Times New Roman" w:cs="Times New Roman"/>
        </w:rPr>
        <w:t xml:space="preserve"> library construction and sequencing </w:t>
      </w:r>
    </w:p>
    <w:p w14:paraId="05D30A45" w14:textId="22C616C7" w:rsidR="00C92E12" w:rsidRPr="006623FD" w:rsidRDefault="4A3B3DA4" w:rsidP="00C92E12">
      <w:pPr>
        <w:rPr>
          <w:rFonts w:ascii="Times New Roman" w:hAnsi="Times New Roman" w:cs="Times New Roman"/>
        </w:rPr>
      </w:pPr>
      <w:r w:rsidRPr="10179ABF">
        <w:rPr>
          <w:rFonts w:ascii="Times New Roman" w:hAnsi="Times New Roman" w:cs="Times New Roman"/>
        </w:rPr>
        <w:t xml:space="preserve">Cryogenic grinding of flash-frozen gill tissue in liquid nitrogen was used to facilitate the construction of a Dovetail Hi-C library, using </w:t>
      </w:r>
      <w:commentRangeStart w:id="24"/>
      <w:r w:rsidRPr="10179ABF">
        <w:rPr>
          <w:rFonts w:ascii="Times New Roman" w:hAnsi="Times New Roman" w:cs="Times New Roman"/>
        </w:rPr>
        <w:t xml:space="preserve">the Dovetail </w:t>
      </w:r>
      <w:commentRangeEnd w:id="24"/>
      <w:r w:rsidR="005E32DC" w:rsidRPr="10179ABF">
        <w:rPr>
          <w:rStyle w:val="CommentReference"/>
          <w:rFonts w:ascii="Times New Roman" w:hAnsi="Times New Roman" w:cs="Times New Roman"/>
          <w:sz w:val="22"/>
          <w:szCs w:val="22"/>
        </w:rPr>
        <w:commentReference w:id="24"/>
      </w:r>
      <w:r w:rsidR="5A20A882" w:rsidRPr="10179ABF">
        <w:rPr>
          <w:rFonts w:ascii="Times New Roman" w:hAnsi="Times New Roman" w:cs="Times New Roman"/>
        </w:rPr>
        <w:t>LinkPrep</w:t>
      </w:r>
      <w:r w:rsidRPr="10179ABF">
        <w:rPr>
          <w:rFonts w:ascii="Times New Roman" w:hAnsi="Times New Roman" w:cs="Times New Roman"/>
        </w:rPr>
        <w:t xml:space="preserve"> Module and Dovetail Library Module for Illumina kits (Cantata Bio, CA, USA) as per the manufacturer's protocols. </w:t>
      </w:r>
      <w:commentRangeStart w:id="25"/>
      <w:r w:rsidRPr="10179ABF">
        <w:rPr>
          <w:rFonts w:ascii="Times New Roman" w:hAnsi="Times New Roman" w:cs="Times New Roman"/>
        </w:rPr>
        <w:t>Shallow sequencing of the Hi-C libraries was performed on an Illumina iSeq 100 platform using a 2 × 150 bp paired-end run to assess library complexity</w:t>
      </w:r>
      <w:commentRangeEnd w:id="25"/>
      <w:r w:rsidR="005E32DC" w:rsidRPr="10179ABF">
        <w:rPr>
          <w:rStyle w:val="CommentReference"/>
          <w:rFonts w:ascii="Times New Roman" w:hAnsi="Times New Roman" w:cs="Times New Roman"/>
          <w:sz w:val="22"/>
          <w:szCs w:val="22"/>
        </w:rPr>
        <w:commentReference w:id="25"/>
      </w:r>
      <w:r w:rsidRPr="10179ABF">
        <w:rPr>
          <w:rFonts w:ascii="Times New Roman" w:hAnsi="Times New Roman" w:cs="Times New Roman"/>
        </w:rPr>
        <w:t>.</w:t>
      </w:r>
      <w:r w:rsidR="4EED263A" w:rsidRPr="10179ABF">
        <w:rPr>
          <w:rFonts w:ascii="Times New Roman" w:hAnsi="Times New Roman" w:cs="Times New Roman"/>
        </w:rPr>
        <w:t xml:space="preserve"> Deep sequencing of Hi</w:t>
      </w:r>
      <w:r w:rsidR="4555414F" w:rsidRPr="10179ABF">
        <w:rPr>
          <w:rFonts w:ascii="Times New Roman" w:hAnsi="Times New Roman" w:cs="Times New Roman"/>
        </w:rPr>
        <w:t>-</w:t>
      </w:r>
      <w:r w:rsidR="4EED263A" w:rsidRPr="10179ABF">
        <w:rPr>
          <w:rFonts w:ascii="Times New Roman" w:hAnsi="Times New Roman" w:cs="Times New Roman"/>
        </w:rPr>
        <w:t xml:space="preserve">C data was carried out on an Illumina NovaSeq </w:t>
      </w:r>
      <w:r w:rsidR="63037053" w:rsidRPr="10179ABF">
        <w:rPr>
          <w:rFonts w:ascii="Times New Roman" w:hAnsi="Times New Roman" w:cs="Times New Roman"/>
        </w:rPr>
        <w:t xml:space="preserve">6000 </w:t>
      </w:r>
      <w:r w:rsidR="4EED263A" w:rsidRPr="10179ABF">
        <w:rPr>
          <w:rFonts w:ascii="Times New Roman" w:hAnsi="Times New Roman" w:cs="Times New Roman"/>
        </w:rPr>
        <w:t>platform with a 2 × 150 bp paired end run configuration to generate chromosome conformation data.</w:t>
      </w:r>
    </w:p>
    <w:p w14:paraId="025347A9" w14:textId="77777777" w:rsidR="00C92E12" w:rsidRPr="006623FD" w:rsidRDefault="00C92E12" w:rsidP="00C92E12">
      <w:pPr>
        <w:pStyle w:val="Heading2"/>
        <w:rPr>
          <w:rFonts w:ascii="Times New Roman" w:hAnsi="Times New Roman" w:cs="Times New Roman"/>
        </w:rPr>
      </w:pPr>
      <w:r w:rsidRPr="3A506A75">
        <w:rPr>
          <w:rFonts w:ascii="Times New Roman" w:hAnsi="Times New Roman" w:cs="Times New Roman"/>
        </w:rPr>
        <w:t xml:space="preserve">RNA extraction, library construction and sequencing </w:t>
      </w:r>
    </w:p>
    <w:p w14:paraId="052364D3" w14:textId="50417927" w:rsidR="005A6A60" w:rsidRPr="006623FD" w:rsidRDefault="00C92E12" w:rsidP="00C734D7">
      <w:pPr>
        <w:jc w:val="both"/>
        <w:rPr>
          <w:rFonts w:ascii="Times New Roman" w:eastAsia="Times New Roman" w:hAnsi="Times New Roman" w:cs="Times New Roman"/>
          <w:color w:val="000000"/>
          <w:kern w:val="0"/>
          <w:lang w:eastAsia="en-AU"/>
          <w14:ligatures w14:val="none"/>
        </w:rPr>
      </w:pPr>
      <w:r w:rsidRPr="006623FD">
        <w:rPr>
          <w:rFonts w:ascii="Times New Roman" w:hAnsi="Times New Roman" w:cs="Times New Roman"/>
          <w:sz w:val="24"/>
          <w:szCs w:val="24"/>
        </w:rPr>
        <w:t xml:space="preserve">Flash-frozen gill and muscle tissue from the same </w:t>
      </w:r>
      <w:r w:rsidRPr="006623FD">
        <w:rPr>
          <w:rFonts w:ascii="Times New Roman" w:eastAsia="Times New Roman" w:hAnsi="Times New Roman" w:cs="Times New Roman"/>
          <w:sz w:val="24"/>
          <w:szCs w:val="24"/>
          <w:lang w:eastAsia="en-AU"/>
        </w:rPr>
        <w:t xml:space="preserve">specimen </w:t>
      </w:r>
      <w:r w:rsidRPr="006623FD">
        <w:rPr>
          <w:rFonts w:ascii="Times New Roman" w:hAnsi="Times New Roman" w:cs="Times New Roman"/>
          <w:sz w:val="24"/>
          <w:szCs w:val="24"/>
        </w:rPr>
        <w:t xml:space="preserve">was used for an RNA </w:t>
      </w:r>
      <w:commentRangeStart w:id="26"/>
      <w:r w:rsidRPr="006623FD">
        <w:rPr>
          <w:rFonts w:ascii="Times New Roman" w:hAnsi="Times New Roman" w:cs="Times New Roman"/>
          <w:sz w:val="24"/>
          <w:szCs w:val="24"/>
        </w:rPr>
        <w:t>extraction using</w:t>
      </w:r>
      <w:commentRangeEnd w:id="26"/>
      <w:r w:rsidR="00601912" w:rsidRPr="006623FD">
        <w:rPr>
          <w:rStyle w:val="CommentReference"/>
          <w:rFonts w:ascii="Times New Roman" w:eastAsia="Times New Roman" w:hAnsi="Times New Roman" w:cs="Times New Roman"/>
          <w:color w:val="000000"/>
          <w:kern w:val="0"/>
          <w:sz w:val="22"/>
          <w:szCs w:val="22"/>
          <w:lang w:eastAsia="en-AU"/>
          <w14:ligatures w14:val="none"/>
        </w:rPr>
        <w:commentReference w:id="26"/>
      </w:r>
      <w:r w:rsidR="0056048B" w:rsidRPr="006623FD">
        <w:rPr>
          <w:rFonts w:ascii="Times New Roman" w:eastAsia="Times New Roman" w:hAnsi="Times New Roman" w:cs="Times New Roman"/>
          <w:color w:val="000000"/>
          <w:kern w:val="0"/>
          <w:lang w:eastAsia="en-AU"/>
          <w14:ligatures w14:val="none"/>
        </w:rPr>
        <w:t xml:space="preserve"> the RNeasy® Fibrous Tissue Mini Kit (Qiagen, Germany) according to the manufacturer’s instructions. RNA concentration was quantified using a Qubit™ fluorometer with the Qubit™ RNA High Sensitivity (HS) Assay Kit (Thermo Fisher Scientific, USA) and cross-checked with a NanoDrop™ spectrophotometer (Thermo Fisher Scientific, USA). RNA integrity and fragment size distribution were assessed on an Agilent TapeStation system using the appropriate RNA ScreenTape assay (Agilent Technologies, USA).</w:t>
      </w:r>
      <w:r w:rsidR="00B52EBE" w:rsidRPr="006623FD">
        <w:rPr>
          <w:rFonts w:ascii="Times New Roman" w:hAnsi="Times New Roman" w:cs="Times New Roman"/>
          <w:sz w:val="24"/>
          <w:szCs w:val="24"/>
        </w:rPr>
        <w:t xml:space="preserve"> </w:t>
      </w:r>
      <w:r w:rsidR="0037460E" w:rsidRPr="006623FD">
        <w:rPr>
          <w:rFonts w:ascii="Times New Roman" w:eastAsia="Times New Roman" w:hAnsi="Times New Roman" w:cs="Times New Roman"/>
          <w:color w:val="000000"/>
          <w:kern w:val="0"/>
          <w:lang w:eastAsia="en-AU"/>
          <w14:ligatures w14:val="none"/>
        </w:rPr>
        <w:t>Total RNA extracted from gill and muscle from the same individual was used as input for the Iso-Seq Express 2.0 Kit (Pacific Biosciences, USA) in separate reactions to generate barcoded full-length cDNA, following the manufacturer’s instructions. The resulting full-length cDNA libraries for each tissue were then processed independently using the PacBio Kinnex™ full-length RNA Kit (Pacific Biosciences, USA) to produce concatenated SMRTbell® libraries for Iso-Seq analysis. Kinnex libraries were sequenced on a PacBio Revio system (Pacific Biosciences, USA).</w:t>
      </w:r>
    </w:p>
    <w:p w14:paraId="560319FE" w14:textId="39138348" w:rsidR="005A6A60" w:rsidRPr="006623FD" w:rsidRDefault="00684066" w:rsidP="00684066">
      <w:pPr>
        <w:pStyle w:val="Heading1"/>
        <w:rPr>
          <w:rFonts w:ascii="Times New Roman" w:hAnsi="Times New Roman" w:cs="Times New Roman"/>
        </w:rPr>
      </w:pPr>
      <w:r w:rsidRPr="006623FD">
        <w:rPr>
          <w:rFonts w:ascii="Times New Roman" w:hAnsi="Times New Roman" w:cs="Times New Roman"/>
        </w:rPr>
        <w:t>Genome assembly, curation and evaluation</w:t>
      </w:r>
    </w:p>
    <w:p w14:paraId="68CAC867" w14:textId="77777777" w:rsidR="00684066" w:rsidRPr="006623FD" w:rsidRDefault="00684066" w:rsidP="00684066">
      <w:pPr>
        <w:rPr>
          <w:rFonts w:ascii="Times New Roman" w:hAnsi="Times New Roman" w:cs="Times New Roman"/>
        </w:rPr>
      </w:pPr>
    </w:p>
    <w:p w14:paraId="6DD5C236" w14:textId="1C58FC7A" w:rsidR="00684066" w:rsidRPr="006623FD" w:rsidRDefault="00684066" w:rsidP="00C734D7">
      <w:pPr>
        <w:pStyle w:val="Heading2"/>
        <w:rPr>
          <w:rFonts w:ascii="Times New Roman" w:hAnsi="Times New Roman" w:cs="Times New Roman"/>
        </w:rPr>
      </w:pPr>
      <w:r w:rsidRPr="006623FD">
        <w:rPr>
          <w:rFonts w:ascii="Times New Roman" w:hAnsi="Times New Roman" w:cs="Times New Roman"/>
        </w:rPr>
        <w:t xml:space="preserve">Assembly </w:t>
      </w:r>
    </w:p>
    <w:p w14:paraId="15D4EF2A" w14:textId="237A56AD" w:rsidR="004662CE" w:rsidRPr="006623FD" w:rsidRDefault="00A6630F" w:rsidP="00684066">
      <w:pPr>
        <w:rPr>
          <w:rFonts w:ascii="Times New Roman" w:hAnsi="Times New Roman" w:cs="Times New Roman"/>
          <w:color w:val="000000"/>
        </w:rPr>
      </w:pPr>
      <w:r w:rsidRPr="3A506A75">
        <w:rPr>
          <w:rFonts w:ascii="Times New Roman" w:hAnsi="Times New Roman" w:cs="Times New Roman"/>
          <w:color w:val="000000" w:themeColor="text1"/>
        </w:rPr>
        <w:t xml:space="preserve">Prior to assembly of the PacBio HiFi reads, a database of </w:t>
      </w:r>
      <w:r w:rsidRPr="3A506A75">
        <w:rPr>
          <w:rFonts w:ascii="Times New Roman" w:hAnsi="Times New Roman" w:cs="Times New Roman"/>
          <w:i/>
          <w:iCs/>
          <w:color w:val="000000" w:themeColor="text1"/>
        </w:rPr>
        <w:t>k</w:t>
      </w:r>
      <w:r w:rsidRPr="3A506A75">
        <w:rPr>
          <w:rFonts w:ascii="Times New Roman" w:hAnsi="Times New Roman" w:cs="Times New Roman"/>
          <w:color w:val="000000" w:themeColor="text1"/>
        </w:rPr>
        <w:t>-mer counts (</w:t>
      </w:r>
      <w:r w:rsidRPr="3A506A75">
        <w:rPr>
          <w:rFonts w:ascii="Times New Roman" w:hAnsi="Times New Roman" w:cs="Times New Roman"/>
          <w:i/>
          <w:iCs/>
          <w:color w:val="000000" w:themeColor="text1"/>
        </w:rPr>
        <w:t>k</w:t>
      </w:r>
      <w:r w:rsidRPr="3A506A75">
        <w:rPr>
          <w:rFonts w:ascii="Times New Roman" w:hAnsi="Times New Roman" w:cs="Times New Roman"/>
          <w:color w:val="000000" w:themeColor="text1"/>
        </w:rPr>
        <w:t xml:space="preserve"> = 31) was generated from the filtered reads using meryl </w:t>
      </w:r>
      <w:r w:rsidR="000B5AD4" w:rsidRPr="3A506A75">
        <w:rPr>
          <w:rFonts w:ascii="Times New Roman" w:hAnsi="Times New Roman" w:cs="Times New Roman"/>
          <w:color w:val="000000" w:themeColor="text1"/>
        </w:rPr>
        <w:t>(</w:t>
      </w:r>
      <w:r w:rsidR="00F34499" w:rsidRPr="3A506A75">
        <w:rPr>
          <w:rFonts w:ascii="Times New Roman" w:hAnsi="Times New Roman" w:cs="Times New Roman"/>
        </w:rPr>
        <w:t xml:space="preserve">Rhie </w:t>
      </w:r>
      <w:r w:rsidR="00F34499" w:rsidRPr="3A506A75">
        <w:rPr>
          <w:rFonts w:ascii="Times New Roman" w:hAnsi="Times New Roman" w:cs="Times New Roman"/>
          <w:i/>
          <w:iCs/>
        </w:rPr>
        <w:t>et a</w:t>
      </w:r>
      <w:r w:rsidR="000B5AD4" w:rsidRPr="3A506A75">
        <w:rPr>
          <w:rFonts w:ascii="Times New Roman" w:hAnsi="Times New Roman" w:cs="Times New Roman"/>
          <w:i/>
          <w:iCs/>
        </w:rPr>
        <w:t>l</w:t>
      </w:r>
      <w:r w:rsidR="000B5AD4" w:rsidRPr="3A506A75">
        <w:rPr>
          <w:rFonts w:ascii="Times New Roman" w:hAnsi="Times New Roman" w:cs="Times New Roman"/>
        </w:rPr>
        <w:t xml:space="preserve">, 2020). Genomescope2 </w:t>
      </w:r>
      <w:r w:rsidR="00435300" w:rsidRPr="3A506A75">
        <w:rPr>
          <w:rFonts w:ascii="Times New Roman" w:hAnsi="Times New Roman" w:cs="Times New Roman"/>
          <w:color w:val="000000" w:themeColor="text1"/>
        </w:rPr>
        <w:t>(</w:t>
      </w:r>
      <w:hyperlink w:anchor="bookmark=id.4bvk7pj" w:history="1">
        <w:r w:rsidR="00435300" w:rsidRPr="3A506A75">
          <w:rPr>
            <w:rFonts w:ascii="Times New Roman" w:hAnsi="Times New Roman" w:cs="Times New Roman"/>
            <w:color w:val="156082" w:themeColor="accent1"/>
          </w:rPr>
          <w:t xml:space="preserve">Ranallo-Benavidez </w:t>
        </w:r>
      </w:hyperlink>
      <w:hyperlink w:anchor="bookmark=id.4bvk7pj" w:history="1">
        <w:r w:rsidR="00435300" w:rsidRPr="3A506A75">
          <w:rPr>
            <w:rFonts w:ascii="Times New Roman" w:hAnsi="Times New Roman" w:cs="Times New Roman"/>
            <w:i/>
            <w:iCs/>
            <w:color w:val="156082" w:themeColor="accent1"/>
          </w:rPr>
          <w:t>et al.</w:t>
        </w:r>
      </w:hyperlink>
      <w:hyperlink w:anchor="bookmark=id.4bvk7pj" w:history="1">
        <w:r w:rsidR="00435300" w:rsidRPr="3A506A75">
          <w:rPr>
            <w:rFonts w:ascii="Times New Roman" w:hAnsi="Times New Roman" w:cs="Times New Roman"/>
            <w:color w:val="156082" w:themeColor="accent1"/>
          </w:rPr>
          <w:t>, 2020</w:t>
        </w:r>
      </w:hyperlink>
      <w:r w:rsidR="00435300" w:rsidRPr="3A506A75">
        <w:rPr>
          <w:rFonts w:ascii="Times New Roman" w:hAnsi="Times New Roman" w:cs="Times New Roman"/>
          <w:color w:val="000000" w:themeColor="text1"/>
        </w:rPr>
        <w:t xml:space="preserve">)  </w:t>
      </w:r>
      <w:r w:rsidR="000B5AD4" w:rsidRPr="3A506A75">
        <w:rPr>
          <w:rFonts w:ascii="Times New Roman" w:hAnsi="Times New Roman" w:cs="Times New Roman"/>
        </w:rPr>
        <w:t xml:space="preserve">was used to analyse the </w:t>
      </w:r>
      <w:r w:rsidR="000B5AD4" w:rsidRPr="3A506A75">
        <w:rPr>
          <w:rFonts w:ascii="Times New Roman" w:hAnsi="Times New Roman" w:cs="Times New Roman"/>
          <w:i/>
          <w:iCs/>
        </w:rPr>
        <w:t>k</w:t>
      </w:r>
      <w:r w:rsidR="00A54D32" w:rsidRPr="3A506A75">
        <w:rPr>
          <w:rFonts w:ascii="Times New Roman" w:hAnsi="Times New Roman" w:cs="Times New Roman"/>
        </w:rPr>
        <w:t>-</w:t>
      </w:r>
      <w:r w:rsidR="000B5AD4" w:rsidRPr="3A506A75">
        <w:rPr>
          <w:rFonts w:ascii="Times New Roman" w:hAnsi="Times New Roman" w:cs="Times New Roman"/>
        </w:rPr>
        <w:t xml:space="preserve">mer frequency </w:t>
      </w:r>
      <w:r w:rsidR="00896890" w:rsidRPr="3A506A75">
        <w:rPr>
          <w:rFonts w:ascii="Times New Roman" w:hAnsi="Times New Roman" w:cs="Times New Roman"/>
        </w:rPr>
        <w:t xml:space="preserve">distributions, providing estimates of genome size, heterozygosity, homozygosity, and repeat content. </w:t>
      </w:r>
      <w:r w:rsidR="00435300" w:rsidRPr="3A506A75">
        <w:rPr>
          <w:rFonts w:ascii="Times New Roman" w:hAnsi="Times New Roman" w:cs="Times New Roman"/>
        </w:rPr>
        <w:t>The HiF</w:t>
      </w:r>
      <w:r w:rsidR="4A1A876D" w:rsidRPr="3A506A75">
        <w:rPr>
          <w:rFonts w:ascii="Times New Roman" w:hAnsi="Times New Roman" w:cs="Times New Roman"/>
        </w:rPr>
        <w:t>i</w:t>
      </w:r>
      <w:r w:rsidR="00435300" w:rsidRPr="3A506A75">
        <w:rPr>
          <w:rFonts w:ascii="Times New Roman" w:hAnsi="Times New Roman" w:cs="Times New Roman"/>
        </w:rPr>
        <w:t xml:space="preserve"> reads were assembled using Hifiasm </w:t>
      </w:r>
      <w:r w:rsidR="004F0DCD" w:rsidRPr="3A506A75">
        <w:rPr>
          <w:rFonts w:ascii="Times New Roman" w:hAnsi="Times New Roman" w:cs="Times New Roman"/>
          <w:color w:val="000000" w:themeColor="text1"/>
        </w:rPr>
        <w:t>(</w:t>
      </w:r>
      <w:hyperlink w:anchor="bookmark=id.3fwokq0" w:history="1">
        <w:r w:rsidR="004F0DCD" w:rsidRPr="3A506A75">
          <w:rPr>
            <w:rFonts w:ascii="Times New Roman" w:hAnsi="Times New Roman" w:cs="Times New Roman"/>
            <w:color w:val="156082" w:themeColor="accent1"/>
          </w:rPr>
          <w:t xml:space="preserve">Cheng </w:t>
        </w:r>
      </w:hyperlink>
      <w:hyperlink w:anchor="bookmark=id.3fwokq0" w:history="1">
        <w:r w:rsidR="004F0DCD" w:rsidRPr="3A506A75">
          <w:rPr>
            <w:rFonts w:ascii="Times New Roman" w:hAnsi="Times New Roman" w:cs="Times New Roman"/>
            <w:i/>
            <w:iCs/>
            <w:color w:val="156082" w:themeColor="accent1"/>
          </w:rPr>
          <w:t>et al.</w:t>
        </w:r>
      </w:hyperlink>
      <w:hyperlink w:anchor="bookmark=id.3fwokq0" w:history="1">
        <w:r w:rsidR="004F0DCD" w:rsidRPr="3A506A75">
          <w:rPr>
            <w:rFonts w:ascii="Times New Roman" w:hAnsi="Times New Roman" w:cs="Times New Roman"/>
            <w:color w:val="156082" w:themeColor="accent1"/>
          </w:rPr>
          <w:t>, 2021</w:t>
        </w:r>
      </w:hyperlink>
      <w:r w:rsidR="004F0DCD" w:rsidRPr="3A506A75">
        <w:rPr>
          <w:rFonts w:ascii="Times New Roman" w:hAnsi="Times New Roman" w:cs="Times New Roman"/>
          <w:color w:val="000000" w:themeColor="text1"/>
        </w:rPr>
        <w:t xml:space="preserve">, </w:t>
      </w:r>
      <w:hyperlink w:anchor="bookmark=id.1v1yuxt" w:history="1">
        <w:r w:rsidR="004F0DCD" w:rsidRPr="3A506A75">
          <w:rPr>
            <w:rFonts w:ascii="Times New Roman" w:hAnsi="Times New Roman" w:cs="Times New Roman"/>
            <w:color w:val="156082" w:themeColor="accent1"/>
          </w:rPr>
          <w:t>2022</w:t>
        </w:r>
      </w:hyperlink>
      <w:r w:rsidR="004F0DCD" w:rsidRPr="3A506A75">
        <w:rPr>
          <w:rFonts w:ascii="Times New Roman" w:hAnsi="Times New Roman" w:cs="Times New Roman"/>
          <w:color w:val="000000" w:themeColor="text1"/>
        </w:rPr>
        <w:t xml:space="preserve">) in Hi-C phasing mode, resulting in a pair of haplotype resolved assemblies. </w:t>
      </w:r>
      <w:r w:rsidR="00173286" w:rsidRPr="3A506A75">
        <w:rPr>
          <w:rFonts w:ascii="Times New Roman" w:hAnsi="Times New Roman" w:cs="Times New Roman"/>
          <w:color w:val="000000" w:themeColor="text1"/>
        </w:rPr>
        <w:t xml:space="preserve">Initial assembly quality </w:t>
      </w:r>
      <w:r w:rsidR="00D23E31" w:rsidRPr="3A506A75">
        <w:rPr>
          <w:rFonts w:ascii="Times New Roman" w:hAnsi="Times New Roman" w:cs="Times New Roman"/>
          <w:color w:val="000000" w:themeColor="text1"/>
        </w:rPr>
        <w:t>statistics</w:t>
      </w:r>
      <w:r w:rsidR="00173286" w:rsidRPr="3A506A75">
        <w:rPr>
          <w:rFonts w:ascii="Times New Roman" w:hAnsi="Times New Roman" w:cs="Times New Roman"/>
          <w:color w:val="000000" w:themeColor="text1"/>
        </w:rPr>
        <w:t xml:space="preserve"> were generated with </w:t>
      </w:r>
      <w:r w:rsidR="007620EA" w:rsidRPr="3A506A75">
        <w:rPr>
          <w:rFonts w:ascii="Times New Roman" w:hAnsi="Times New Roman" w:cs="Times New Roman"/>
          <w:color w:val="000000" w:themeColor="text1"/>
        </w:rPr>
        <w:t>Gfastats (</w:t>
      </w:r>
      <w:hyperlink w:anchor="bookmark=id.37m2jsg">
        <w:r w:rsidR="007620EA" w:rsidRPr="3A506A75">
          <w:rPr>
            <w:rFonts w:ascii="Times New Roman" w:hAnsi="Times New Roman" w:cs="Times New Roman"/>
            <w:color w:val="156082" w:themeColor="accent1"/>
          </w:rPr>
          <w:t xml:space="preserve">Formenti </w:t>
        </w:r>
      </w:hyperlink>
      <w:hyperlink w:anchor="bookmark=id.37m2jsg" w:history="1">
        <w:r w:rsidR="007620EA" w:rsidRPr="3A506A75">
          <w:rPr>
            <w:rFonts w:ascii="Times New Roman" w:hAnsi="Times New Roman" w:cs="Times New Roman"/>
            <w:i/>
            <w:iCs/>
            <w:color w:val="156082" w:themeColor="accent1"/>
          </w:rPr>
          <w:t>et al.</w:t>
        </w:r>
      </w:hyperlink>
      <w:hyperlink w:anchor="bookmark=id.37m2jsg" w:history="1">
        <w:r w:rsidR="007620EA" w:rsidRPr="3A506A75">
          <w:rPr>
            <w:rFonts w:ascii="Times New Roman" w:hAnsi="Times New Roman" w:cs="Times New Roman"/>
            <w:color w:val="156082" w:themeColor="accent1"/>
          </w:rPr>
          <w:t>, 2022</w:t>
        </w:r>
      </w:hyperlink>
      <w:r w:rsidR="007620EA" w:rsidRPr="3A506A75">
        <w:rPr>
          <w:rFonts w:ascii="Times New Roman" w:hAnsi="Times New Roman" w:cs="Times New Roman"/>
          <w:color w:val="000000" w:themeColor="text1"/>
        </w:rPr>
        <w:t>), BUSCO (</w:t>
      </w:r>
      <w:hyperlink w:anchor="bookmark=id.2dlolyb" w:history="1">
        <w:r w:rsidR="007620EA" w:rsidRPr="3A506A75">
          <w:rPr>
            <w:rFonts w:ascii="Times New Roman" w:hAnsi="Times New Roman" w:cs="Times New Roman"/>
            <w:color w:val="156082" w:themeColor="accent1"/>
          </w:rPr>
          <w:t xml:space="preserve">Manni </w:t>
        </w:r>
      </w:hyperlink>
      <w:hyperlink w:anchor="bookmark=id.2dlolyb" w:history="1">
        <w:r w:rsidR="007620EA" w:rsidRPr="3A506A75">
          <w:rPr>
            <w:rFonts w:ascii="Times New Roman" w:hAnsi="Times New Roman" w:cs="Times New Roman"/>
            <w:i/>
            <w:iCs/>
            <w:color w:val="156082" w:themeColor="accent1"/>
          </w:rPr>
          <w:t>et al.</w:t>
        </w:r>
      </w:hyperlink>
      <w:hyperlink w:anchor="bookmark=id.2dlolyb" w:history="1">
        <w:r w:rsidR="007620EA" w:rsidRPr="3A506A75">
          <w:rPr>
            <w:rFonts w:ascii="Times New Roman" w:hAnsi="Times New Roman" w:cs="Times New Roman"/>
            <w:color w:val="156082" w:themeColor="accent1"/>
          </w:rPr>
          <w:t>, 2021</w:t>
        </w:r>
      </w:hyperlink>
      <w:r w:rsidR="007620EA" w:rsidRPr="3A506A75">
        <w:rPr>
          <w:rFonts w:ascii="Times New Roman" w:hAnsi="Times New Roman" w:cs="Times New Roman"/>
          <w:color w:val="000000" w:themeColor="text1"/>
        </w:rPr>
        <w:t>) and MerquryFK (</w:t>
      </w:r>
      <w:hyperlink w:anchor="bookmark=id.25b2l0r" w:history="1">
        <w:r w:rsidR="007620EA" w:rsidRPr="3A506A75">
          <w:rPr>
            <w:rFonts w:ascii="Times New Roman" w:hAnsi="Times New Roman" w:cs="Times New Roman"/>
            <w:color w:val="156082" w:themeColor="accent1"/>
          </w:rPr>
          <w:t xml:space="preserve">Rhie </w:t>
        </w:r>
      </w:hyperlink>
      <w:hyperlink w:anchor="bookmark=id.25b2l0r" w:history="1">
        <w:r w:rsidR="007620EA" w:rsidRPr="3A506A75">
          <w:rPr>
            <w:rFonts w:ascii="Times New Roman" w:hAnsi="Times New Roman" w:cs="Times New Roman"/>
            <w:i/>
            <w:iCs/>
            <w:color w:val="156082" w:themeColor="accent1"/>
          </w:rPr>
          <w:t>et al.</w:t>
        </w:r>
      </w:hyperlink>
      <w:hyperlink w:anchor="bookmark=id.25b2l0r" w:history="1">
        <w:r w:rsidR="007620EA" w:rsidRPr="3A506A75">
          <w:rPr>
            <w:rFonts w:ascii="Times New Roman" w:hAnsi="Times New Roman" w:cs="Times New Roman"/>
            <w:color w:val="156082" w:themeColor="accent1"/>
          </w:rPr>
          <w:t>, 2020</w:t>
        </w:r>
      </w:hyperlink>
      <w:r w:rsidR="007620EA" w:rsidRPr="3A506A75">
        <w:rPr>
          <w:rFonts w:ascii="Times New Roman" w:hAnsi="Times New Roman" w:cs="Times New Roman"/>
          <w:color w:val="000000" w:themeColor="text1"/>
        </w:rPr>
        <w:t>).</w:t>
      </w:r>
    </w:p>
    <w:p w14:paraId="444E1E4E" w14:textId="7579DB25" w:rsidR="002A2D2D" w:rsidRPr="006623FD" w:rsidRDefault="00173286" w:rsidP="002A2D2D">
      <w:pPr>
        <w:pBdr>
          <w:top w:val="nil"/>
          <w:left w:val="nil"/>
          <w:bottom w:val="nil"/>
          <w:right w:val="nil"/>
          <w:between w:val="nil"/>
        </w:pBdr>
        <w:spacing w:before="40" w:after="240"/>
        <w:rPr>
          <w:rFonts w:ascii="Times New Roman" w:hAnsi="Times New Roman" w:cs="Times New Roman"/>
          <w:color w:val="000000"/>
        </w:rPr>
      </w:pPr>
      <w:r w:rsidRPr="006623FD">
        <w:rPr>
          <w:rFonts w:ascii="Times New Roman" w:hAnsi="Times New Roman" w:cs="Times New Roman"/>
          <w:color w:val="000000"/>
        </w:rPr>
        <w:t xml:space="preserve">Hi-C reads were mapped to the </w:t>
      </w:r>
      <w:r w:rsidR="002C5B56" w:rsidRPr="006623FD">
        <w:rPr>
          <w:rFonts w:ascii="Times New Roman" w:hAnsi="Times New Roman" w:cs="Times New Roman"/>
          <w:color w:val="000000"/>
        </w:rPr>
        <w:t xml:space="preserve">primary contigs using the OMNIC </w:t>
      </w:r>
      <w:r w:rsidR="002C5B56" w:rsidRPr="001E5129">
        <w:rPr>
          <w:rFonts w:ascii="Times New Roman" w:hAnsi="Times New Roman" w:cs="Times New Roman"/>
          <w:color w:val="000000"/>
        </w:rPr>
        <w:t xml:space="preserve">pipeline </w:t>
      </w:r>
      <w:r w:rsidR="001E5129" w:rsidRPr="001E5129">
        <w:rPr>
          <w:rFonts w:ascii="Times New Roman" w:eastAsia="Times New Roman" w:hAnsi="Times New Roman" w:cs="Times New Roman"/>
          <w:sz w:val="24"/>
          <w:szCs w:val="24"/>
          <w:lang w:eastAsia="en-AU"/>
        </w:rPr>
        <w:t>(</w:t>
      </w:r>
      <w:r w:rsidR="001E5129" w:rsidRPr="001E5129">
        <w:rPr>
          <w:rFonts w:ascii="Times New Roman" w:hAnsi="Times New Roman" w:cs="Times New Roman"/>
          <w:color w:val="000000"/>
        </w:rPr>
        <w:t>Cantata Bio, CA, USA).</w:t>
      </w:r>
      <w:r w:rsidR="001E5129">
        <w:rPr>
          <w:rFonts w:ascii="Times New Roman" w:hAnsi="Times New Roman" w:cs="Times New Roman"/>
          <w:color w:val="000000"/>
        </w:rPr>
        <w:t xml:space="preserve"> </w:t>
      </w:r>
      <w:r w:rsidR="001E5129">
        <w:rPr>
          <w:rFonts w:eastAsia="Times New Roman" w:cs="Times New Roman"/>
          <w:sz w:val="24"/>
          <w:szCs w:val="24"/>
          <w:lang w:eastAsia="en-AU"/>
        </w:rPr>
        <w:t xml:space="preserve"> </w:t>
      </w:r>
      <w:r w:rsidR="00587A7F">
        <w:rPr>
          <w:rFonts w:ascii="Times New Roman" w:hAnsi="Times New Roman" w:cs="Times New Roman"/>
          <w:color w:val="000000"/>
        </w:rPr>
        <w:t>S</w:t>
      </w:r>
      <w:r w:rsidR="002C5B56" w:rsidRPr="006623FD">
        <w:rPr>
          <w:rFonts w:ascii="Times New Roman" w:hAnsi="Times New Roman" w:cs="Times New Roman"/>
          <w:color w:val="000000"/>
        </w:rPr>
        <w:t xml:space="preserve">caffolding was performed </w:t>
      </w:r>
      <w:r w:rsidR="00FF1179" w:rsidRPr="006623FD">
        <w:rPr>
          <w:rFonts w:ascii="Times New Roman" w:hAnsi="Times New Roman" w:cs="Times New Roman"/>
          <w:color w:val="000000"/>
        </w:rPr>
        <w:t xml:space="preserve">by YaHs </w:t>
      </w:r>
      <w:r w:rsidR="00875B57" w:rsidRPr="006623FD">
        <w:rPr>
          <w:rFonts w:ascii="Times New Roman" w:hAnsi="Times New Roman" w:cs="Times New Roman"/>
          <w:color w:val="000000"/>
        </w:rPr>
        <w:t>(</w:t>
      </w:r>
      <w:hyperlink w:anchor="bookmark=id.2iq8gzs">
        <w:r w:rsidR="00875B57" w:rsidRPr="006623FD">
          <w:rPr>
            <w:rFonts w:ascii="Times New Roman" w:hAnsi="Times New Roman" w:cs="Times New Roman"/>
            <w:color w:val="156082"/>
          </w:rPr>
          <w:t xml:space="preserve">Zhou </w:t>
        </w:r>
      </w:hyperlink>
      <w:hyperlink w:anchor="bookmark=id.2iq8gzs">
        <w:r w:rsidR="00875B57" w:rsidRPr="006623FD">
          <w:rPr>
            <w:rFonts w:ascii="Times New Roman" w:hAnsi="Times New Roman" w:cs="Times New Roman"/>
            <w:i/>
            <w:color w:val="156082"/>
          </w:rPr>
          <w:t>et al.</w:t>
        </w:r>
      </w:hyperlink>
      <w:hyperlink w:anchor="bookmark=id.2iq8gzs">
        <w:r w:rsidR="00875B57" w:rsidRPr="006623FD">
          <w:rPr>
            <w:rFonts w:ascii="Times New Roman" w:hAnsi="Times New Roman" w:cs="Times New Roman"/>
            <w:color w:val="156082"/>
          </w:rPr>
          <w:t>, 2023</w:t>
        </w:r>
      </w:hyperlink>
      <w:r w:rsidR="00875B57" w:rsidRPr="006623FD">
        <w:rPr>
          <w:rFonts w:ascii="Times New Roman" w:hAnsi="Times New Roman" w:cs="Times New Roman"/>
          <w:color w:val="000000"/>
        </w:rPr>
        <w:t xml:space="preserve">) using the </w:t>
      </w:r>
      <w:r w:rsidR="00FA2521" w:rsidRPr="006623FD">
        <w:rPr>
          <w:rFonts w:ascii="Times New Roman" w:hAnsi="Times New Roman" w:cs="Times New Roman"/>
          <w:color w:val="000000"/>
        </w:rPr>
        <w:t>--no-contig-ec</w:t>
      </w:r>
      <w:r w:rsidR="00E249FE" w:rsidRPr="006623FD">
        <w:rPr>
          <w:rFonts w:ascii="Times New Roman" w:hAnsi="Times New Roman" w:cs="Times New Roman"/>
          <w:color w:val="000000"/>
        </w:rPr>
        <w:t xml:space="preserve"> option </w:t>
      </w:r>
      <w:r w:rsidR="004A61EC" w:rsidRPr="006623FD">
        <w:rPr>
          <w:rFonts w:ascii="Times New Roman" w:hAnsi="Times New Roman" w:cs="Times New Roman"/>
          <w:color w:val="000000"/>
        </w:rPr>
        <w:t xml:space="preserve">to prevent over-fragmentation </w:t>
      </w:r>
      <w:r w:rsidR="00866B8E" w:rsidRPr="006623FD">
        <w:rPr>
          <w:rFonts w:ascii="Times New Roman" w:hAnsi="Times New Roman" w:cs="Times New Roman"/>
          <w:color w:val="000000"/>
        </w:rPr>
        <w:t xml:space="preserve">of the input contigs. </w:t>
      </w:r>
      <w:r w:rsidR="007620EA" w:rsidRPr="006623FD">
        <w:rPr>
          <w:rFonts w:ascii="Times New Roman" w:hAnsi="Times New Roman" w:cs="Times New Roman"/>
          <w:color w:val="000000"/>
        </w:rPr>
        <w:t xml:space="preserve">The scaffolded assemblies were decontaminated </w:t>
      </w:r>
      <w:r w:rsidR="00D85E6D" w:rsidRPr="006623FD">
        <w:rPr>
          <w:rFonts w:ascii="Times New Roman" w:hAnsi="Times New Roman" w:cs="Times New Roman"/>
          <w:color w:val="000000"/>
        </w:rPr>
        <w:t xml:space="preserve">using </w:t>
      </w:r>
      <w:r w:rsidR="00587A7F" w:rsidRPr="006623FD">
        <w:rPr>
          <w:rFonts w:ascii="Times New Roman" w:hAnsi="Times New Roman" w:cs="Times New Roman"/>
          <w:color w:val="000000"/>
        </w:rPr>
        <w:t>NCBI FCS</w:t>
      </w:r>
      <w:r w:rsidR="00D85E6D" w:rsidRPr="006623FD">
        <w:rPr>
          <w:rFonts w:ascii="Times New Roman" w:hAnsi="Times New Roman" w:cs="Times New Roman"/>
          <w:color w:val="000000"/>
        </w:rPr>
        <w:t xml:space="preserve">-GX and tiara for </w:t>
      </w:r>
      <w:r w:rsidR="00C66A8E" w:rsidRPr="006623FD">
        <w:rPr>
          <w:rFonts w:ascii="Times New Roman" w:hAnsi="Times New Roman" w:cs="Times New Roman"/>
          <w:color w:val="000000"/>
        </w:rPr>
        <w:t>mitochondrion</w:t>
      </w:r>
      <w:r w:rsidR="00D85E6D" w:rsidRPr="006623FD">
        <w:rPr>
          <w:rFonts w:ascii="Times New Roman" w:hAnsi="Times New Roman" w:cs="Times New Roman"/>
          <w:color w:val="000000"/>
        </w:rPr>
        <w:t xml:space="preserve"> contamination. </w:t>
      </w:r>
      <w:r w:rsidR="00020079" w:rsidRPr="006623FD">
        <w:rPr>
          <w:rFonts w:ascii="Times New Roman" w:hAnsi="Times New Roman" w:cs="Times New Roman"/>
          <w:color w:val="000000"/>
        </w:rPr>
        <w:t xml:space="preserve">The resulting decontaminated assemblies </w:t>
      </w:r>
      <w:r w:rsidR="002A2D2D" w:rsidRPr="006623FD">
        <w:rPr>
          <w:rFonts w:ascii="Times New Roman" w:hAnsi="Times New Roman" w:cs="Times New Roman"/>
          <w:color w:val="000000"/>
        </w:rPr>
        <w:t>were evaluated using Gfastats (</w:t>
      </w:r>
      <w:hyperlink w:anchor="bookmark=id.37m2jsg">
        <w:r w:rsidR="002A2D2D" w:rsidRPr="006623FD">
          <w:rPr>
            <w:rFonts w:ascii="Times New Roman" w:hAnsi="Times New Roman" w:cs="Times New Roman"/>
            <w:color w:val="156082"/>
          </w:rPr>
          <w:t xml:space="preserve">Formenti </w:t>
        </w:r>
      </w:hyperlink>
      <w:hyperlink w:anchor="bookmark=id.37m2jsg">
        <w:r w:rsidR="002A2D2D" w:rsidRPr="006623FD">
          <w:rPr>
            <w:rFonts w:ascii="Times New Roman" w:hAnsi="Times New Roman" w:cs="Times New Roman"/>
            <w:i/>
            <w:color w:val="156082"/>
          </w:rPr>
          <w:t>et al.</w:t>
        </w:r>
      </w:hyperlink>
      <w:hyperlink w:anchor="bookmark=id.37m2jsg">
        <w:r w:rsidR="002A2D2D" w:rsidRPr="006623FD">
          <w:rPr>
            <w:rFonts w:ascii="Times New Roman" w:hAnsi="Times New Roman" w:cs="Times New Roman"/>
            <w:color w:val="156082"/>
          </w:rPr>
          <w:t>, 2022</w:t>
        </w:r>
      </w:hyperlink>
      <w:r w:rsidR="002A2D2D" w:rsidRPr="006623FD">
        <w:rPr>
          <w:rFonts w:ascii="Times New Roman" w:hAnsi="Times New Roman" w:cs="Times New Roman"/>
          <w:color w:val="000000"/>
        </w:rPr>
        <w:t>), BUSCO (</w:t>
      </w:r>
      <w:hyperlink w:anchor="bookmark=id.2dlolyb">
        <w:r w:rsidR="002A2D2D" w:rsidRPr="006623FD">
          <w:rPr>
            <w:rFonts w:ascii="Times New Roman" w:hAnsi="Times New Roman" w:cs="Times New Roman"/>
            <w:color w:val="156082"/>
          </w:rPr>
          <w:t xml:space="preserve">Manni </w:t>
        </w:r>
      </w:hyperlink>
      <w:hyperlink w:anchor="bookmark=id.2dlolyb">
        <w:r w:rsidR="002A2D2D" w:rsidRPr="006623FD">
          <w:rPr>
            <w:rFonts w:ascii="Times New Roman" w:hAnsi="Times New Roman" w:cs="Times New Roman"/>
            <w:i/>
            <w:color w:val="156082"/>
          </w:rPr>
          <w:t>et al.</w:t>
        </w:r>
      </w:hyperlink>
      <w:hyperlink w:anchor="bookmark=id.2dlolyb">
        <w:r w:rsidR="002A2D2D" w:rsidRPr="006623FD">
          <w:rPr>
            <w:rFonts w:ascii="Times New Roman" w:hAnsi="Times New Roman" w:cs="Times New Roman"/>
            <w:color w:val="156082"/>
          </w:rPr>
          <w:t>, 2021</w:t>
        </w:r>
      </w:hyperlink>
      <w:r w:rsidR="002A2D2D" w:rsidRPr="006623FD">
        <w:rPr>
          <w:rFonts w:ascii="Times New Roman" w:hAnsi="Times New Roman" w:cs="Times New Roman"/>
          <w:color w:val="000000"/>
        </w:rPr>
        <w:t>) and MerquryFK (</w:t>
      </w:r>
      <w:hyperlink w:anchor="bookmark=id.25b2l0r">
        <w:r w:rsidR="002A2D2D" w:rsidRPr="006623FD">
          <w:rPr>
            <w:rFonts w:ascii="Times New Roman" w:hAnsi="Times New Roman" w:cs="Times New Roman"/>
            <w:color w:val="156082"/>
          </w:rPr>
          <w:t xml:space="preserve">Rhie </w:t>
        </w:r>
      </w:hyperlink>
      <w:hyperlink w:anchor="bookmark=id.25b2l0r">
        <w:r w:rsidR="002A2D2D" w:rsidRPr="006623FD">
          <w:rPr>
            <w:rFonts w:ascii="Times New Roman" w:hAnsi="Times New Roman" w:cs="Times New Roman"/>
            <w:i/>
            <w:color w:val="156082"/>
          </w:rPr>
          <w:t>et al.</w:t>
        </w:r>
      </w:hyperlink>
      <w:hyperlink w:anchor="bookmark=id.25b2l0r">
        <w:r w:rsidR="002A2D2D" w:rsidRPr="006623FD">
          <w:rPr>
            <w:rFonts w:ascii="Times New Roman" w:hAnsi="Times New Roman" w:cs="Times New Roman"/>
            <w:color w:val="156082"/>
          </w:rPr>
          <w:t>, 2020</w:t>
        </w:r>
      </w:hyperlink>
      <w:r w:rsidR="002A2D2D" w:rsidRPr="006623FD">
        <w:rPr>
          <w:rFonts w:ascii="Times New Roman" w:hAnsi="Times New Roman" w:cs="Times New Roman"/>
          <w:color w:val="000000"/>
        </w:rPr>
        <w:t>).</w:t>
      </w:r>
      <w:r w:rsidR="00CD7AE8" w:rsidRPr="006623FD">
        <w:rPr>
          <w:rFonts w:ascii="Times New Roman" w:hAnsi="Times New Roman" w:cs="Times New Roman"/>
          <w:color w:val="000000"/>
        </w:rPr>
        <w:t xml:space="preserve"> </w:t>
      </w:r>
      <w:r w:rsidR="0059188E" w:rsidRPr="006623FD">
        <w:rPr>
          <w:rFonts w:ascii="Times New Roman" w:hAnsi="Times New Roman" w:cs="Times New Roman"/>
          <w:color w:val="000000"/>
        </w:rPr>
        <w:t>TIDK</w:t>
      </w:r>
      <w:r w:rsidR="00AE0F28" w:rsidRPr="006623FD">
        <w:rPr>
          <w:rFonts w:ascii="Times New Roman" w:hAnsi="Times New Roman" w:cs="Times New Roman"/>
          <w:color w:val="000000"/>
        </w:rPr>
        <w:t xml:space="preserve"> </w:t>
      </w:r>
      <w:r w:rsidR="005E28FA">
        <w:rPr>
          <w:rFonts w:ascii="Times New Roman" w:hAnsi="Times New Roman" w:cs="Times New Roman"/>
          <w:color w:val="000000"/>
        </w:rPr>
        <w:t>(Brown</w:t>
      </w:r>
      <w:r w:rsidR="00B47FCB">
        <w:rPr>
          <w:rFonts w:ascii="Times New Roman" w:hAnsi="Times New Roman" w:cs="Times New Roman"/>
          <w:color w:val="000000"/>
        </w:rPr>
        <w:t xml:space="preserve"> et al., 2025</w:t>
      </w:r>
      <w:r w:rsidR="00AE0F28" w:rsidRPr="006623FD">
        <w:rPr>
          <w:rFonts w:ascii="Times New Roman" w:hAnsi="Times New Roman" w:cs="Times New Roman"/>
          <w:color w:val="000000"/>
        </w:rPr>
        <w:t xml:space="preserve">) </w:t>
      </w:r>
      <w:r w:rsidR="0006715C" w:rsidRPr="006623FD">
        <w:rPr>
          <w:rFonts w:ascii="Times New Roman" w:hAnsi="Times New Roman" w:cs="Times New Roman"/>
          <w:color w:val="000000"/>
        </w:rPr>
        <w:t xml:space="preserve">was used to predict telomers in the assemblies and </w:t>
      </w:r>
      <w:r w:rsidR="00097CE6">
        <w:rPr>
          <w:rFonts w:ascii="Times New Roman" w:hAnsi="Times New Roman" w:cs="Times New Roman"/>
          <w:color w:val="000000"/>
        </w:rPr>
        <w:t>BED</w:t>
      </w:r>
      <w:r w:rsidR="0006715C" w:rsidRPr="006623FD">
        <w:rPr>
          <w:rFonts w:ascii="Times New Roman" w:hAnsi="Times New Roman" w:cs="Times New Roman"/>
          <w:color w:val="000000"/>
        </w:rPr>
        <w:t xml:space="preserve">tools </w:t>
      </w:r>
      <w:r w:rsidR="00097CE6">
        <w:rPr>
          <w:rFonts w:ascii="Times New Roman" w:hAnsi="Times New Roman" w:cs="Times New Roman"/>
          <w:color w:val="000000"/>
        </w:rPr>
        <w:t>(Quinlan</w:t>
      </w:r>
      <w:r w:rsidR="0099660A">
        <w:rPr>
          <w:rFonts w:ascii="Times New Roman" w:hAnsi="Times New Roman" w:cs="Times New Roman"/>
          <w:color w:val="000000"/>
        </w:rPr>
        <w:t xml:space="preserve"> &amp; </w:t>
      </w:r>
      <w:r w:rsidR="00C00BFA">
        <w:rPr>
          <w:rFonts w:ascii="Times New Roman" w:hAnsi="Times New Roman" w:cs="Times New Roman"/>
          <w:color w:val="000000"/>
        </w:rPr>
        <w:t>Hall</w:t>
      </w:r>
      <w:r w:rsidR="00295AE0">
        <w:rPr>
          <w:rFonts w:ascii="Times New Roman" w:hAnsi="Times New Roman" w:cs="Times New Roman"/>
          <w:color w:val="000000"/>
        </w:rPr>
        <w:t>, 2010)</w:t>
      </w:r>
      <w:r w:rsidR="00C00BFA">
        <w:rPr>
          <w:rFonts w:ascii="Times New Roman" w:hAnsi="Times New Roman" w:cs="Times New Roman"/>
          <w:color w:val="000000"/>
        </w:rPr>
        <w:t xml:space="preserve"> </w:t>
      </w:r>
      <w:r w:rsidR="0006715C" w:rsidRPr="006623FD">
        <w:rPr>
          <w:rFonts w:ascii="Times New Roman" w:hAnsi="Times New Roman" w:cs="Times New Roman"/>
          <w:color w:val="000000"/>
        </w:rPr>
        <w:t xml:space="preserve">was used to generate coverage and gaps tracks to be injected into Pretext </w:t>
      </w:r>
      <w:r w:rsidR="0006715C" w:rsidRPr="006623FD">
        <w:rPr>
          <w:rFonts w:ascii="Times New Roman" w:hAnsi="Times New Roman" w:cs="Times New Roman"/>
          <w:color w:val="000000"/>
        </w:rPr>
        <w:lastRenderedPageBreak/>
        <w:t xml:space="preserve">Maps </w:t>
      </w:r>
      <w:r w:rsidR="00A86296" w:rsidRPr="006623FD">
        <w:rPr>
          <w:rFonts w:ascii="Times New Roman" w:hAnsi="Times New Roman" w:cs="Times New Roman"/>
          <w:color w:val="000000"/>
        </w:rPr>
        <w:t>(</w:t>
      </w:r>
      <w:hyperlink w:anchor="bookmark=id.2lwamvv">
        <w:r w:rsidR="00A86296" w:rsidRPr="006623FD">
          <w:rPr>
            <w:rFonts w:ascii="Times New Roman" w:hAnsi="Times New Roman" w:cs="Times New Roman"/>
            <w:color w:val="156082"/>
          </w:rPr>
          <w:t>Harry, 2022</w:t>
        </w:r>
      </w:hyperlink>
      <w:r w:rsidR="00A86296" w:rsidRPr="006623FD">
        <w:rPr>
          <w:rFonts w:ascii="Times New Roman" w:hAnsi="Times New Roman" w:cs="Times New Roman"/>
          <w:color w:val="000000"/>
        </w:rPr>
        <w:t xml:space="preserve">) </w:t>
      </w:r>
      <w:r w:rsidR="0006715C" w:rsidRPr="006623FD">
        <w:rPr>
          <w:rFonts w:ascii="Times New Roman" w:hAnsi="Times New Roman" w:cs="Times New Roman"/>
          <w:color w:val="000000"/>
        </w:rPr>
        <w:t xml:space="preserve">to prepare the genome for manual </w:t>
      </w:r>
      <w:r w:rsidR="009366A0" w:rsidRPr="006623FD">
        <w:rPr>
          <w:rFonts w:ascii="Times New Roman" w:hAnsi="Times New Roman" w:cs="Times New Roman"/>
          <w:color w:val="000000"/>
        </w:rPr>
        <w:t>c</w:t>
      </w:r>
      <w:r w:rsidR="0006715C" w:rsidRPr="006623FD">
        <w:rPr>
          <w:rFonts w:ascii="Times New Roman" w:hAnsi="Times New Roman" w:cs="Times New Roman"/>
          <w:color w:val="000000"/>
        </w:rPr>
        <w:t>uration.</w:t>
      </w:r>
      <w:r w:rsidR="00D23E31">
        <w:rPr>
          <w:rFonts w:ascii="Times New Roman" w:hAnsi="Times New Roman" w:cs="Times New Roman"/>
          <w:color w:val="000000"/>
        </w:rPr>
        <w:t xml:space="preserve"> Processing of the assembly was done using the nextflow pipeline </w:t>
      </w:r>
      <w:hyperlink r:id="rId47" w:history="1">
        <w:r w:rsidR="00D23E31" w:rsidRPr="00D23E31">
          <w:rPr>
            <w:rStyle w:val="Hyperlink"/>
            <w:rFonts w:ascii="Times New Roman" w:hAnsi="Times New Roman" w:cs="Times New Roman"/>
          </w:rPr>
          <w:t>OceanOmics-OceanGenomes-ref-genomes</w:t>
        </w:r>
      </w:hyperlink>
      <w:r w:rsidR="00DF735A" w:rsidRPr="00B40521">
        <w:rPr>
          <w:rFonts w:ascii="Times New Roman" w:hAnsi="Times New Roman" w:cs="Times New Roman"/>
          <w:rPrChange w:id="27" w:author="Shannon Corrigan" w:date="2026-05-28T12:40:00Z" w16du:dateUtc="2026-05-28T04:40:00Z">
            <w:rPr>
              <w:b/>
              <w:bCs/>
            </w:rPr>
          </w:rPrChange>
        </w:rPr>
        <w:t>.v1.0.0</w:t>
      </w:r>
    </w:p>
    <w:p w14:paraId="7D6F09F8" w14:textId="35F23163" w:rsidR="00897445" w:rsidRPr="006623FD" w:rsidRDefault="00897445" w:rsidP="00897445">
      <w:pPr>
        <w:pBdr>
          <w:top w:val="nil"/>
          <w:left w:val="nil"/>
          <w:bottom w:val="nil"/>
          <w:right w:val="nil"/>
          <w:between w:val="nil"/>
        </w:pBdr>
        <w:spacing w:before="40" w:after="240"/>
        <w:rPr>
          <w:rFonts w:ascii="Times New Roman" w:hAnsi="Times New Roman" w:cs="Times New Roman"/>
          <w:color w:val="000000"/>
        </w:rPr>
      </w:pPr>
      <w:r w:rsidRPr="006623FD">
        <w:rPr>
          <w:rFonts w:ascii="Times New Roman" w:hAnsi="Times New Roman" w:cs="Times New Roman"/>
          <w:color w:val="000000"/>
        </w:rPr>
        <w:t>The mitochondrial genome was assembled using MitoHiFi (</w:t>
      </w:r>
      <w:hyperlink w:anchor="bookmark=id.kgcv8k">
        <w:r w:rsidRPr="006623FD">
          <w:rPr>
            <w:rFonts w:ascii="Times New Roman" w:hAnsi="Times New Roman" w:cs="Times New Roman"/>
            <w:color w:val="156082"/>
          </w:rPr>
          <w:t xml:space="preserve">Uliano-Silva </w:t>
        </w:r>
      </w:hyperlink>
      <w:hyperlink w:anchor="bookmark=id.kgcv8k">
        <w:r w:rsidRPr="006623FD">
          <w:rPr>
            <w:rFonts w:ascii="Times New Roman" w:hAnsi="Times New Roman" w:cs="Times New Roman"/>
            <w:i/>
            <w:color w:val="156082"/>
          </w:rPr>
          <w:t>et al.</w:t>
        </w:r>
      </w:hyperlink>
      <w:hyperlink w:anchor="bookmark=id.kgcv8k">
        <w:r w:rsidRPr="006623FD">
          <w:rPr>
            <w:rFonts w:ascii="Times New Roman" w:hAnsi="Times New Roman" w:cs="Times New Roman"/>
            <w:color w:val="156082"/>
          </w:rPr>
          <w:t>, 2023</w:t>
        </w:r>
      </w:hyperlink>
      <w:r w:rsidRPr="006623FD">
        <w:rPr>
          <w:rFonts w:ascii="Times New Roman" w:hAnsi="Times New Roman" w:cs="Times New Roman"/>
          <w:color w:val="000000"/>
        </w:rPr>
        <w:t>), which runs MitoFinder (</w:t>
      </w:r>
      <w:hyperlink w:anchor="bookmark=id.3o7alnk">
        <w:r w:rsidRPr="006623FD">
          <w:rPr>
            <w:rFonts w:ascii="Times New Roman" w:hAnsi="Times New Roman" w:cs="Times New Roman"/>
            <w:color w:val="156082"/>
          </w:rPr>
          <w:t xml:space="preserve">Allio </w:t>
        </w:r>
      </w:hyperlink>
      <w:hyperlink w:anchor="bookmark=id.3o7alnk">
        <w:r w:rsidRPr="006623FD">
          <w:rPr>
            <w:rFonts w:ascii="Times New Roman" w:hAnsi="Times New Roman" w:cs="Times New Roman"/>
            <w:i/>
            <w:color w:val="156082"/>
          </w:rPr>
          <w:t>et al.</w:t>
        </w:r>
      </w:hyperlink>
      <w:hyperlink w:anchor="bookmark=id.3o7alnk">
        <w:r w:rsidRPr="006623FD">
          <w:rPr>
            <w:rFonts w:ascii="Times New Roman" w:hAnsi="Times New Roman" w:cs="Times New Roman"/>
            <w:color w:val="156082"/>
          </w:rPr>
          <w:t>, 2020</w:t>
        </w:r>
      </w:hyperlink>
      <w:r w:rsidRPr="006623FD">
        <w:rPr>
          <w:rFonts w:ascii="Times New Roman" w:hAnsi="Times New Roman" w:cs="Times New Roman"/>
          <w:color w:val="000000"/>
        </w:rPr>
        <w:t xml:space="preserve">), and uses these annotations to select the final mitochondrial contig and to ensure the general quality of the sequence. </w:t>
      </w:r>
    </w:p>
    <w:p w14:paraId="0E354EC5" w14:textId="77777777" w:rsidR="00FA1684" w:rsidRPr="006623FD" w:rsidRDefault="00FA1684" w:rsidP="00897445">
      <w:pPr>
        <w:pBdr>
          <w:top w:val="nil"/>
          <w:left w:val="nil"/>
          <w:bottom w:val="nil"/>
          <w:right w:val="nil"/>
          <w:between w:val="nil"/>
        </w:pBdr>
        <w:spacing w:before="40" w:after="240"/>
        <w:rPr>
          <w:rFonts w:ascii="Times New Roman" w:hAnsi="Times New Roman" w:cs="Times New Roman"/>
          <w:color w:val="000000"/>
        </w:rPr>
      </w:pPr>
    </w:p>
    <w:p w14:paraId="72E6A3AE" w14:textId="1955168A" w:rsidR="00FA1684" w:rsidRPr="006623FD" w:rsidRDefault="00FA1684" w:rsidP="00FA1684">
      <w:pPr>
        <w:pStyle w:val="Heading2"/>
        <w:rPr>
          <w:rFonts w:ascii="Times New Roman" w:hAnsi="Times New Roman" w:cs="Times New Roman"/>
        </w:rPr>
      </w:pPr>
      <w:r w:rsidRPr="006623FD">
        <w:rPr>
          <w:rFonts w:ascii="Times New Roman" w:hAnsi="Times New Roman" w:cs="Times New Roman"/>
        </w:rPr>
        <w:t>Curation</w:t>
      </w:r>
    </w:p>
    <w:p w14:paraId="4E34AE77" w14:textId="1301C427" w:rsidR="00ED523B" w:rsidRPr="006623FD" w:rsidRDefault="00FA1684" w:rsidP="00FA1684">
      <w:pPr>
        <w:rPr>
          <w:rFonts w:ascii="Times New Roman" w:hAnsi="Times New Roman" w:cs="Times New Roman"/>
          <w:color w:val="000000"/>
        </w:rPr>
      </w:pPr>
      <w:r w:rsidRPr="006623FD">
        <w:rPr>
          <w:rFonts w:ascii="Times New Roman" w:hAnsi="Times New Roman" w:cs="Times New Roman"/>
        </w:rPr>
        <w:t xml:space="preserve">Manual curation was conducted </w:t>
      </w:r>
      <w:r w:rsidR="00030F09" w:rsidRPr="006623FD">
        <w:rPr>
          <w:rFonts w:ascii="Times New Roman" w:hAnsi="Times New Roman" w:cs="Times New Roman"/>
        </w:rPr>
        <w:t xml:space="preserve">using </w:t>
      </w:r>
      <w:r w:rsidR="00313D8B" w:rsidRPr="006623FD">
        <w:rPr>
          <w:rFonts w:ascii="Times New Roman" w:hAnsi="Times New Roman" w:cs="Times New Roman"/>
          <w:color w:val="000000"/>
        </w:rPr>
        <w:t>PretextView (</w:t>
      </w:r>
      <w:hyperlink w:anchor="bookmark=id.2lwamvv">
        <w:r w:rsidR="00313D8B" w:rsidRPr="006623FD">
          <w:rPr>
            <w:rFonts w:ascii="Times New Roman" w:hAnsi="Times New Roman" w:cs="Times New Roman"/>
            <w:color w:val="156082"/>
          </w:rPr>
          <w:t>Harry, 2022</w:t>
        </w:r>
      </w:hyperlink>
      <w:r w:rsidR="00313D8B" w:rsidRPr="006623FD">
        <w:rPr>
          <w:rFonts w:ascii="Times New Roman" w:hAnsi="Times New Roman" w:cs="Times New Roman"/>
          <w:color w:val="000000"/>
        </w:rPr>
        <w:t xml:space="preserve">), with additional </w:t>
      </w:r>
      <w:r w:rsidR="00613E8D" w:rsidRPr="006623FD">
        <w:rPr>
          <w:rFonts w:ascii="Times New Roman" w:hAnsi="Times New Roman" w:cs="Times New Roman"/>
          <w:color w:val="000000"/>
        </w:rPr>
        <w:t>insights</w:t>
      </w:r>
      <w:r w:rsidR="00313D8B" w:rsidRPr="006623FD">
        <w:rPr>
          <w:rFonts w:ascii="Times New Roman" w:hAnsi="Times New Roman" w:cs="Times New Roman"/>
          <w:color w:val="000000"/>
        </w:rPr>
        <w:t xml:space="preserve"> provided by BUSCO based synteny plots (</w:t>
      </w:r>
      <w:r w:rsidR="00413D96" w:rsidRPr="00413D96">
        <w:rPr>
          <w:rStyle w:val="Hyperlink"/>
          <w:rFonts w:ascii="Times New Roman" w:hAnsi="Times New Roman" w:cs="Times New Roman"/>
        </w:rPr>
        <w:t>chromsyn</w:t>
      </w:r>
      <w:r w:rsidR="00413D96">
        <w:rPr>
          <w:rFonts w:ascii="Times New Roman" w:hAnsi="Times New Roman" w:cs="Times New Roman"/>
          <w:color w:val="000000"/>
        </w:rPr>
        <w:t xml:space="preserve">). </w:t>
      </w:r>
      <w:r w:rsidR="000800D7" w:rsidRPr="006623FD">
        <w:rPr>
          <w:rFonts w:ascii="Times New Roman" w:hAnsi="Times New Roman" w:cs="Times New Roman"/>
          <w:color w:val="000000"/>
        </w:rPr>
        <w:t xml:space="preserve">Scaffolds were visually inspected and corrected as described by Howe </w:t>
      </w:r>
      <w:r w:rsidR="000800D7" w:rsidRPr="006623FD">
        <w:rPr>
          <w:rFonts w:ascii="Times New Roman" w:hAnsi="Times New Roman" w:cs="Times New Roman"/>
          <w:i/>
          <w:color w:val="000000"/>
        </w:rPr>
        <w:t>et al.</w:t>
      </w:r>
      <w:r w:rsidR="000800D7" w:rsidRPr="006623FD">
        <w:rPr>
          <w:rFonts w:ascii="Times New Roman" w:hAnsi="Times New Roman" w:cs="Times New Roman"/>
          <w:color w:val="000000"/>
        </w:rPr>
        <w:t xml:space="preserve"> (</w:t>
      </w:r>
      <w:hyperlink w:anchor="bookmark=id.3l18frh">
        <w:r w:rsidR="000800D7" w:rsidRPr="006623FD">
          <w:rPr>
            <w:rFonts w:ascii="Times New Roman" w:hAnsi="Times New Roman" w:cs="Times New Roman"/>
            <w:color w:val="156082"/>
          </w:rPr>
          <w:t>2021</w:t>
        </w:r>
      </w:hyperlink>
      <w:r w:rsidR="000800D7" w:rsidRPr="006623FD">
        <w:rPr>
          <w:rFonts w:ascii="Times New Roman" w:hAnsi="Times New Roman" w:cs="Times New Roman"/>
          <w:color w:val="000000"/>
        </w:rPr>
        <w:t>). Any identified contamination, missed joins, and mis-joins were corrected, and duplicate sequences were tagged and removed.</w:t>
      </w:r>
      <w:r w:rsidR="003E2EA3" w:rsidRPr="006623FD">
        <w:rPr>
          <w:rFonts w:ascii="Times New Roman" w:hAnsi="Times New Roman" w:cs="Times New Roman"/>
          <w:color w:val="000000"/>
        </w:rPr>
        <w:t xml:space="preserve"> </w:t>
      </w:r>
    </w:p>
    <w:p w14:paraId="2437D03A" w14:textId="3E215D38" w:rsidR="00ED523B" w:rsidRPr="006623FD" w:rsidRDefault="00ED523B" w:rsidP="00ED523B">
      <w:pPr>
        <w:pStyle w:val="Heading2"/>
        <w:rPr>
          <w:rFonts w:ascii="Times New Roman" w:hAnsi="Times New Roman" w:cs="Times New Roman"/>
        </w:rPr>
      </w:pPr>
      <w:r w:rsidRPr="006623FD">
        <w:rPr>
          <w:rFonts w:ascii="Times New Roman" w:hAnsi="Times New Roman" w:cs="Times New Roman"/>
        </w:rPr>
        <w:t>Evaluation of the final assembly</w:t>
      </w:r>
    </w:p>
    <w:p w14:paraId="4A54FDFC" w14:textId="700B40E8" w:rsidR="00ED523B" w:rsidRPr="006623FD" w:rsidRDefault="008D3369" w:rsidP="00FA1684">
      <w:pPr>
        <w:rPr>
          <w:rFonts w:ascii="Times New Roman" w:hAnsi="Times New Roman" w:cs="Times New Roman"/>
          <w:color w:val="000000"/>
        </w:rPr>
      </w:pPr>
      <w:r w:rsidRPr="006623FD">
        <w:rPr>
          <w:rFonts w:ascii="Times New Roman" w:hAnsi="Times New Roman" w:cs="Times New Roman"/>
          <w:color w:val="000000"/>
        </w:rPr>
        <w:t>The MerquryFK tool (</w:t>
      </w:r>
      <w:hyperlink w:anchor="bookmark=id.25b2l0r">
        <w:r w:rsidRPr="006623FD">
          <w:rPr>
            <w:rFonts w:ascii="Times New Roman" w:hAnsi="Times New Roman" w:cs="Times New Roman"/>
            <w:color w:val="156082"/>
          </w:rPr>
          <w:t xml:space="preserve">Rhie </w:t>
        </w:r>
      </w:hyperlink>
      <w:hyperlink w:anchor="bookmark=id.25b2l0r">
        <w:r w:rsidRPr="006623FD">
          <w:rPr>
            <w:rFonts w:ascii="Times New Roman" w:hAnsi="Times New Roman" w:cs="Times New Roman"/>
            <w:i/>
            <w:color w:val="156082"/>
          </w:rPr>
          <w:t>et al.</w:t>
        </w:r>
      </w:hyperlink>
      <w:hyperlink w:anchor="bookmark=id.25b2l0r">
        <w:r w:rsidRPr="006623FD">
          <w:rPr>
            <w:rFonts w:ascii="Times New Roman" w:hAnsi="Times New Roman" w:cs="Times New Roman"/>
            <w:color w:val="156082"/>
          </w:rPr>
          <w:t>, 2020</w:t>
        </w:r>
      </w:hyperlink>
      <w:r w:rsidRPr="006623FD">
        <w:rPr>
          <w:rFonts w:ascii="Times New Roman" w:hAnsi="Times New Roman" w:cs="Times New Roman"/>
          <w:color w:val="000000"/>
        </w:rPr>
        <w:t xml:space="preserve">) was used to evaluate </w:t>
      </w:r>
      <w:r w:rsidRPr="006623FD">
        <w:rPr>
          <w:rFonts w:ascii="Times New Roman" w:hAnsi="Times New Roman" w:cs="Times New Roman"/>
          <w:i/>
          <w:color w:val="000000"/>
        </w:rPr>
        <w:t>k</w:t>
      </w:r>
      <w:r w:rsidRPr="006623FD">
        <w:rPr>
          <w:rFonts w:ascii="Times New Roman" w:hAnsi="Times New Roman" w:cs="Times New Roman"/>
          <w:color w:val="000000"/>
        </w:rPr>
        <w:t xml:space="preserve">-mer completeness and assembly quality for the curated haplotypes, using the </w:t>
      </w:r>
      <w:r w:rsidRPr="006623FD">
        <w:rPr>
          <w:rFonts w:ascii="Times New Roman" w:hAnsi="Times New Roman" w:cs="Times New Roman"/>
          <w:i/>
          <w:color w:val="000000"/>
        </w:rPr>
        <w:t>k</w:t>
      </w:r>
      <w:r w:rsidRPr="006623FD">
        <w:rPr>
          <w:rFonts w:ascii="Times New Roman" w:hAnsi="Times New Roman" w:cs="Times New Roman"/>
          <w:color w:val="000000"/>
        </w:rPr>
        <w:t>-mer databases (</w:t>
      </w:r>
      <w:r w:rsidRPr="006623FD">
        <w:rPr>
          <w:rFonts w:ascii="Times New Roman" w:hAnsi="Times New Roman" w:cs="Times New Roman"/>
          <w:i/>
          <w:color w:val="000000"/>
        </w:rPr>
        <w:t>k</w:t>
      </w:r>
      <w:r w:rsidRPr="006623FD">
        <w:rPr>
          <w:rFonts w:ascii="Times New Roman" w:hAnsi="Times New Roman" w:cs="Times New Roman"/>
          <w:color w:val="000000"/>
        </w:rPr>
        <w:t xml:space="preserve"> = 31) computed before genome assembly. The analysis outputs included </w:t>
      </w:r>
      <w:r w:rsidRPr="006623FD">
        <w:rPr>
          <w:rFonts w:ascii="Times New Roman" w:hAnsi="Times New Roman" w:cs="Times New Roman"/>
          <w:i/>
          <w:color w:val="000000"/>
        </w:rPr>
        <w:t>k</w:t>
      </w:r>
      <w:r w:rsidRPr="006623FD">
        <w:rPr>
          <w:rFonts w:ascii="Times New Roman" w:hAnsi="Times New Roman" w:cs="Times New Roman"/>
          <w:color w:val="000000"/>
        </w:rPr>
        <w:t>-mer plots, assembly QV scores and completeness statistics.</w:t>
      </w:r>
      <w:r w:rsidR="00124867" w:rsidRPr="006623FD">
        <w:rPr>
          <w:rFonts w:ascii="Times New Roman" w:hAnsi="Times New Roman" w:cs="Times New Roman"/>
          <w:color w:val="000000"/>
        </w:rPr>
        <w:t xml:space="preserve"> Gfastats (</w:t>
      </w:r>
      <w:hyperlink w:anchor="bookmark=id.37m2jsg">
        <w:r w:rsidR="00124867" w:rsidRPr="006623FD">
          <w:rPr>
            <w:rFonts w:ascii="Times New Roman" w:hAnsi="Times New Roman" w:cs="Times New Roman"/>
            <w:color w:val="156082"/>
          </w:rPr>
          <w:t xml:space="preserve">Formenti </w:t>
        </w:r>
      </w:hyperlink>
      <w:hyperlink w:anchor="bookmark=id.37m2jsg">
        <w:r w:rsidR="00124867" w:rsidRPr="006623FD">
          <w:rPr>
            <w:rFonts w:ascii="Times New Roman" w:hAnsi="Times New Roman" w:cs="Times New Roman"/>
            <w:i/>
            <w:color w:val="156082"/>
          </w:rPr>
          <w:t>et al.</w:t>
        </w:r>
      </w:hyperlink>
      <w:hyperlink w:anchor="bookmark=id.37m2jsg">
        <w:r w:rsidR="00124867" w:rsidRPr="006623FD">
          <w:rPr>
            <w:rFonts w:ascii="Times New Roman" w:hAnsi="Times New Roman" w:cs="Times New Roman"/>
            <w:color w:val="156082"/>
          </w:rPr>
          <w:t>, 2022</w:t>
        </w:r>
      </w:hyperlink>
      <w:r w:rsidR="00124867" w:rsidRPr="006623FD">
        <w:rPr>
          <w:rFonts w:ascii="Times New Roman" w:hAnsi="Times New Roman" w:cs="Times New Roman"/>
          <w:color w:val="000000"/>
        </w:rPr>
        <w:t xml:space="preserve">) was used to assess </w:t>
      </w:r>
      <w:r w:rsidR="008E2BBE" w:rsidRPr="006623FD">
        <w:rPr>
          <w:rFonts w:ascii="Times New Roman" w:hAnsi="Times New Roman" w:cs="Times New Roman"/>
          <w:color w:val="000000"/>
        </w:rPr>
        <w:t>contiguity and BUSCO (</w:t>
      </w:r>
      <w:hyperlink w:anchor="bookmark=id.2dlolyb">
        <w:r w:rsidR="008E2BBE" w:rsidRPr="006623FD">
          <w:rPr>
            <w:rFonts w:ascii="Times New Roman" w:hAnsi="Times New Roman" w:cs="Times New Roman"/>
            <w:color w:val="156082"/>
          </w:rPr>
          <w:t xml:space="preserve">Manni </w:t>
        </w:r>
      </w:hyperlink>
      <w:hyperlink w:anchor="bookmark=id.2dlolyb">
        <w:r w:rsidR="008E2BBE" w:rsidRPr="006623FD">
          <w:rPr>
            <w:rFonts w:ascii="Times New Roman" w:hAnsi="Times New Roman" w:cs="Times New Roman"/>
            <w:i/>
            <w:color w:val="156082"/>
          </w:rPr>
          <w:t>et al.</w:t>
        </w:r>
      </w:hyperlink>
      <w:hyperlink w:anchor="bookmark=id.2dlolyb">
        <w:r w:rsidR="008E2BBE" w:rsidRPr="006623FD">
          <w:rPr>
            <w:rFonts w:ascii="Times New Roman" w:hAnsi="Times New Roman" w:cs="Times New Roman"/>
            <w:color w:val="156082"/>
          </w:rPr>
          <w:t>, 2021</w:t>
        </w:r>
      </w:hyperlink>
      <w:r w:rsidR="008E2BBE" w:rsidRPr="006623FD">
        <w:rPr>
          <w:rFonts w:ascii="Times New Roman" w:hAnsi="Times New Roman" w:cs="Times New Roman"/>
          <w:color w:val="000000"/>
        </w:rPr>
        <w:t xml:space="preserve">) was used to assess completeness of the assemblies.  </w:t>
      </w:r>
    </w:p>
    <w:p w14:paraId="54B2760A" w14:textId="4ECC89C1" w:rsidR="002A2D2D" w:rsidRPr="006623FD" w:rsidRDefault="0A5740C4" w:rsidP="10179ABF">
      <w:pPr>
        <w:rPr>
          <w:rFonts w:ascii="Times New Roman" w:hAnsi="Times New Roman" w:cs="Times New Roman"/>
          <w:color w:val="000000"/>
        </w:rPr>
      </w:pPr>
      <w:r w:rsidRPr="10179ABF">
        <w:rPr>
          <w:rFonts w:ascii="Times New Roman" w:hAnsi="Times New Roman" w:cs="Times New Roman"/>
          <w:color w:val="000000" w:themeColor="text1"/>
        </w:rPr>
        <w:t xml:space="preserve">The final assembly was also analysed </w:t>
      </w:r>
      <w:r w:rsidR="2E2DCB75" w:rsidRPr="10179ABF">
        <w:rPr>
          <w:rFonts w:ascii="Times New Roman" w:hAnsi="Times New Roman" w:cs="Times New Roman"/>
          <w:color w:val="000000" w:themeColor="text1"/>
        </w:rPr>
        <w:t>with BlobToolKit</w:t>
      </w:r>
      <w:r w:rsidR="1E851B86" w:rsidRPr="10179ABF">
        <w:rPr>
          <w:rFonts w:ascii="Times New Roman" w:hAnsi="Times New Roman" w:cs="Times New Roman"/>
          <w:color w:val="000000" w:themeColor="text1"/>
        </w:rPr>
        <w:t xml:space="preserve"> using the </w:t>
      </w:r>
      <w:hyperlink r:id="rId48">
        <w:r w:rsidR="7AEEA12D" w:rsidRPr="10179ABF">
          <w:rPr>
            <w:rStyle w:val="Hyperlink"/>
            <w:rFonts w:ascii="Times New Roman" w:hAnsi="Times New Roman" w:cs="Times New Roman"/>
          </w:rPr>
          <w:t>OceanOmics-OceanGenomes-genomenotes</w:t>
        </w:r>
      </w:hyperlink>
      <w:r w:rsidR="7AEEA12D" w:rsidRPr="10179ABF">
        <w:rPr>
          <w:rFonts w:ascii="Times New Roman" w:hAnsi="Times New Roman" w:cs="Times New Roman"/>
          <w:color w:val="000000" w:themeColor="text1"/>
        </w:rPr>
        <w:t xml:space="preserve"> </w:t>
      </w:r>
      <w:r w:rsidR="1E851B86" w:rsidRPr="10179ABF">
        <w:rPr>
          <w:rFonts w:ascii="Times New Roman" w:hAnsi="Times New Roman" w:cs="Times New Roman"/>
          <w:color w:val="000000" w:themeColor="text1"/>
        </w:rPr>
        <w:t>pipeline.</w:t>
      </w:r>
      <w:r w:rsidR="2E2DCB75" w:rsidRPr="10179ABF">
        <w:rPr>
          <w:rFonts w:ascii="Times New Roman" w:hAnsi="Times New Roman" w:cs="Times New Roman"/>
          <w:color w:val="000000" w:themeColor="text1"/>
        </w:rPr>
        <w:t xml:space="preserve"> </w:t>
      </w:r>
      <w:r w:rsidR="400E77AA" w:rsidRPr="10179ABF">
        <w:rPr>
          <w:rFonts w:ascii="Times New Roman" w:hAnsi="Times New Roman" w:cs="Times New Roman"/>
          <w:color w:val="000000" w:themeColor="text1"/>
        </w:rPr>
        <w:t>HiF</w:t>
      </w:r>
      <w:r w:rsidR="7AEEA12D" w:rsidRPr="10179ABF">
        <w:rPr>
          <w:rFonts w:ascii="Times New Roman" w:hAnsi="Times New Roman" w:cs="Times New Roman"/>
          <w:color w:val="000000" w:themeColor="text1"/>
        </w:rPr>
        <w:t>i</w:t>
      </w:r>
      <w:r w:rsidR="400E77AA" w:rsidRPr="10179ABF">
        <w:rPr>
          <w:rFonts w:ascii="Times New Roman" w:hAnsi="Times New Roman" w:cs="Times New Roman"/>
          <w:color w:val="000000" w:themeColor="text1"/>
        </w:rPr>
        <w:t xml:space="preserve"> and Hi-C reads </w:t>
      </w:r>
      <w:r w:rsidR="65BE0397" w:rsidRPr="10179ABF">
        <w:rPr>
          <w:rFonts w:ascii="Times New Roman" w:hAnsi="Times New Roman" w:cs="Times New Roman"/>
          <w:color w:val="000000" w:themeColor="text1"/>
        </w:rPr>
        <w:t xml:space="preserve">were aligned </w:t>
      </w:r>
      <w:r w:rsidR="400E77AA" w:rsidRPr="10179ABF">
        <w:rPr>
          <w:rFonts w:ascii="Times New Roman" w:hAnsi="Times New Roman" w:cs="Times New Roman"/>
          <w:color w:val="000000" w:themeColor="text1"/>
        </w:rPr>
        <w:t xml:space="preserve">to the assemblies using </w:t>
      </w:r>
      <w:r w:rsidR="44F86DC3" w:rsidRPr="10179ABF">
        <w:rPr>
          <w:rFonts w:ascii="Times New Roman" w:hAnsi="Times New Roman" w:cs="Times New Roman"/>
          <w:color w:val="000000" w:themeColor="text1"/>
        </w:rPr>
        <w:t>minimap2 (</w:t>
      </w:r>
      <w:hyperlink w:anchor="bookmark=id.1egqt2p" w:history="1">
        <w:r w:rsidR="44F86DC3" w:rsidRPr="10179ABF">
          <w:rPr>
            <w:rFonts w:ascii="Times New Roman" w:hAnsi="Times New Roman" w:cs="Times New Roman"/>
            <w:color w:val="156082" w:themeColor="accent1"/>
          </w:rPr>
          <w:t>Li, 2018</w:t>
        </w:r>
      </w:hyperlink>
      <w:r w:rsidR="44F86DC3" w:rsidRPr="10179ABF">
        <w:rPr>
          <w:rFonts w:ascii="Times New Roman" w:hAnsi="Times New Roman" w:cs="Times New Roman"/>
          <w:color w:val="000000" w:themeColor="text1"/>
        </w:rPr>
        <w:t xml:space="preserve">) and </w:t>
      </w:r>
      <w:r w:rsidR="74E1ED77" w:rsidRPr="10179ABF">
        <w:rPr>
          <w:rFonts w:ascii="Times New Roman" w:hAnsi="Times New Roman" w:cs="Times New Roman"/>
          <w:color w:val="000000" w:themeColor="text1"/>
        </w:rPr>
        <w:t>SAMtools</w:t>
      </w:r>
      <w:del w:id="28" w:author="Shannon Corrigan" w:date="2026-05-28T12:41:00Z" w16du:dateUtc="2026-05-28T04:41:00Z">
        <w:r w:rsidR="008E2BBE" w:rsidRPr="10179ABF" w:rsidDel="74E1ED77">
          <w:rPr>
            <w:rFonts w:ascii="Times New Roman" w:hAnsi="Times New Roman" w:cs="Times New Roman"/>
            <w:color w:val="000000" w:themeColor="text1"/>
          </w:rPr>
          <w:delText xml:space="preserve"> and </w:delText>
        </w:r>
      </w:del>
      <w:ins w:id="29" w:author="Shannon Corrigan" w:date="2026-05-28T12:41:00Z" w16du:dateUtc="2026-05-28T04:41:00Z">
        <w:r w:rsidR="65BE0397" w:rsidRPr="10179ABF">
          <w:rPr>
            <w:rFonts w:ascii="Times New Roman" w:hAnsi="Times New Roman" w:cs="Times New Roman"/>
            <w:color w:val="000000" w:themeColor="text1"/>
          </w:rPr>
          <w:t xml:space="preserve">, </w:t>
        </w:r>
      </w:ins>
      <w:del w:id="30" w:author="Shannon Corrigan" w:date="2026-05-28T12:41:00Z" w16du:dateUtc="2026-05-28T04:41:00Z">
        <w:r w:rsidR="008E2BBE" w:rsidRPr="10179ABF" w:rsidDel="74E1ED77">
          <w:rPr>
            <w:rFonts w:ascii="Times New Roman" w:hAnsi="Times New Roman" w:cs="Times New Roman"/>
            <w:color w:val="000000" w:themeColor="text1"/>
          </w:rPr>
          <w:delText>generate</w:delText>
        </w:r>
        <w:r w:rsidR="008E2BBE" w:rsidRPr="10179ABF" w:rsidDel="121347B4">
          <w:rPr>
            <w:rFonts w:ascii="Times New Roman" w:hAnsi="Times New Roman" w:cs="Times New Roman"/>
            <w:color w:val="000000" w:themeColor="text1"/>
          </w:rPr>
          <w:delText>d</w:delText>
        </w:r>
        <w:r w:rsidR="008E2BBE" w:rsidRPr="10179ABF" w:rsidDel="74E1ED77">
          <w:rPr>
            <w:rFonts w:ascii="Times New Roman" w:hAnsi="Times New Roman" w:cs="Times New Roman"/>
            <w:color w:val="000000" w:themeColor="text1"/>
          </w:rPr>
          <w:delText xml:space="preserve"> </w:delText>
        </w:r>
      </w:del>
      <w:ins w:id="31" w:author="Shannon Corrigan" w:date="2026-05-28T12:41:00Z" w16du:dateUtc="2026-05-28T04:41:00Z">
        <w:r w:rsidR="65BE0397" w:rsidRPr="10179ABF">
          <w:rPr>
            <w:rFonts w:ascii="Times New Roman" w:hAnsi="Times New Roman" w:cs="Times New Roman"/>
            <w:color w:val="000000" w:themeColor="text1"/>
          </w:rPr>
          <w:t xml:space="preserve">generating </w:t>
        </w:r>
      </w:ins>
      <w:r w:rsidR="74E1ED77" w:rsidRPr="10179ABF">
        <w:rPr>
          <w:rFonts w:ascii="Times New Roman" w:hAnsi="Times New Roman" w:cs="Times New Roman"/>
          <w:color w:val="000000" w:themeColor="text1"/>
        </w:rPr>
        <w:t xml:space="preserve">coverage tracks for </w:t>
      </w:r>
      <w:r w:rsidR="0E0DE593" w:rsidRPr="10179ABF">
        <w:rPr>
          <w:rFonts w:ascii="Times New Roman" w:hAnsi="Times New Roman" w:cs="Times New Roman"/>
          <w:color w:val="000000" w:themeColor="text1"/>
        </w:rPr>
        <w:t>regions</w:t>
      </w:r>
      <w:r w:rsidR="74E1ED77" w:rsidRPr="10179ABF">
        <w:rPr>
          <w:rFonts w:ascii="Times New Roman" w:hAnsi="Times New Roman" w:cs="Times New Roman"/>
          <w:color w:val="000000" w:themeColor="text1"/>
        </w:rPr>
        <w:t xml:space="preserve"> of fixed size (1kb)</w:t>
      </w:r>
      <w:r w:rsidR="361B1EEA" w:rsidRPr="10179ABF">
        <w:rPr>
          <w:rFonts w:ascii="Times New Roman" w:hAnsi="Times New Roman" w:cs="Times New Roman"/>
          <w:color w:val="000000" w:themeColor="text1"/>
        </w:rPr>
        <w:t xml:space="preserve">. </w:t>
      </w:r>
      <w:r w:rsidR="2CE7CF40" w:rsidRPr="10179ABF">
        <w:rPr>
          <w:rFonts w:ascii="Times New Roman" w:hAnsi="Times New Roman" w:cs="Times New Roman"/>
          <w:color w:val="000000" w:themeColor="text1"/>
        </w:rPr>
        <w:t>BUSCO genes</w:t>
      </w:r>
      <w:r w:rsidR="36A701A3" w:rsidRPr="10179ABF">
        <w:rPr>
          <w:rFonts w:ascii="Times New Roman" w:hAnsi="Times New Roman" w:cs="Times New Roman"/>
          <w:color w:val="000000" w:themeColor="text1"/>
        </w:rPr>
        <w:t xml:space="preserve"> were</w:t>
      </w:r>
      <w:r w:rsidR="2CE7CF40" w:rsidRPr="10179ABF">
        <w:rPr>
          <w:rFonts w:ascii="Times New Roman" w:hAnsi="Times New Roman" w:cs="Times New Roman"/>
          <w:color w:val="000000" w:themeColor="text1"/>
        </w:rPr>
        <w:t xml:space="preserve"> counted </w:t>
      </w:r>
      <w:r w:rsidR="0E0DE593" w:rsidRPr="10179ABF">
        <w:rPr>
          <w:rFonts w:ascii="Times New Roman" w:hAnsi="Times New Roman" w:cs="Times New Roman"/>
          <w:color w:val="000000" w:themeColor="text1"/>
        </w:rPr>
        <w:t xml:space="preserve">in regions of fixed size (1kb) and stats </w:t>
      </w:r>
      <w:r w:rsidR="50350CE7" w:rsidRPr="10179ABF">
        <w:rPr>
          <w:rFonts w:ascii="Times New Roman" w:hAnsi="Times New Roman" w:cs="Times New Roman"/>
          <w:color w:val="000000" w:themeColor="text1"/>
        </w:rPr>
        <w:t>were</w:t>
      </w:r>
      <w:r w:rsidR="0E0DE593" w:rsidRPr="10179ABF">
        <w:rPr>
          <w:rFonts w:ascii="Times New Roman" w:hAnsi="Times New Roman" w:cs="Times New Roman"/>
          <w:color w:val="000000" w:themeColor="text1"/>
        </w:rPr>
        <w:t xml:space="preserve"> calculated per window to assess GC and AT content. </w:t>
      </w:r>
      <w:r w:rsidR="361B1EEA" w:rsidRPr="10179ABF">
        <w:rPr>
          <w:rFonts w:ascii="Times New Roman" w:hAnsi="Times New Roman" w:cs="Times New Roman"/>
          <w:color w:val="000000" w:themeColor="text1"/>
        </w:rPr>
        <w:t>In parallel,</w:t>
      </w:r>
      <w:r w:rsidR="0E0DE593" w:rsidRPr="10179ABF">
        <w:rPr>
          <w:rFonts w:ascii="Times New Roman" w:hAnsi="Times New Roman" w:cs="Times New Roman"/>
          <w:color w:val="000000" w:themeColor="text1"/>
        </w:rPr>
        <w:t xml:space="preserve"> the </w:t>
      </w:r>
      <w:r w:rsidR="361B1EEA" w:rsidRPr="10179ABF">
        <w:rPr>
          <w:rFonts w:ascii="Times New Roman" w:hAnsi="Times New Roman" w:cs="Times New Roman"/>
          <w:color w:val="000000" w:themeColor="text1"/>
        </w:rPr>
        <w:t>assembly</w:t>
      </w:r>
      <w:r w:rsidR="0E0DE593" w:rsidRPr="10179ABF">
        <w:rPr>
          <w:rFonts w:ascii="Times New Roman" w:hAnsi="Times New Roman" w:cs="Times New Roman"/>
          <w:color w:val="000000" w:themeColor="text1"/>
        </w:rPr>
        <w:t xml:space="preserve"> </w:t>
      </w:r>
      <w:r w:rsidR="50350CE7" w:rsidRPr="10179ABF">
        <w:rPr>
          <w:rFonts w:ascii="Times New Roman" w:hAnsi="Times New Roman" w:cs="Times New Roman"/>
          <w:color w:val="000000" w:themeColor="text1"/>
        </w:rPr>
        <w:t>was</w:t>
      </w:r>
      <w:r w:rsidR="0E0DE593" w:rsidRPr="10179ABF">
        <w:rPr>
          <w:rFonts w:ascii="Times New Roman" w:hAnsi="Times New Roman" w:cs="Times New Roman"/>
          <w:color w:val="000000" w:themeColor="text1"/>
        </w:rPr>
        <w:t xml:space="preserve"> chunked out</w:t>
      </w:r>
      <w:r w:rsidR="361B1EEA" w:rsidRPr="10179ABF">
        <w:rPr>
          <w:rFonts w:ascii="Times New Roman" w:hAnsi="Times New Roman" w:cs="Times New Roman"/>
          <w:color w:val="000000" w:themeColor="text1"/>
        </w:rPr>
        <w:t xml:space="preserve"> with Seqkit and split</w:t>
      </w:r>
      <w:r w:rsidR="0E0DE593" w:rsidRPr="10179ABF">
        <w:rPr>
          <w:rFonts w:ascii="Times New Roman" w:hAnsi="Times New Roman" w:cs="Times New Roman"/>
          <w:color w:val="000000" w:themeColor="text1"/>
        </w:rPr>
        <w:t xml:space="preserve"> </w:t>
      </w:r>
      <w:del w:id="32" w:author="Lauren Huet" w:date="2026-05-28T07:32:00Z" w16du:dateUtc="2026-05-28T07:32:25Z">
        <w:r w:rsidR="008E2BBE" w:rsidRPr="10179ABF" w:rsidDel="361B1EEA">
          <w:rPr>
            <w:rFonts w:ascii="Times New Roman" w:hAnsi="Times New Roman" w:cs="Times New Roman"/>
            <w:color w:val="000000" w:themeColor="text1"/>
          </w:rPr>
          <w:delText>it</w:delText>
        </w:r>
      </w:del>
      <w:r w:rsidR="361B1EEA" w:rsidRPr="10179ABF">
        <w:rPr>
          <w:rFonts w:ascii="Times New Roman" w:hAnsi="Times New Roman" w:cs="Times New Roman"/>
          <w:color w:val="000000" w:themeColor="text1"/>
        </w:rPr>
        <w:t xml:space="preserve"> into sliding windows of 100,000kb. The chunks </w:t>
      </w:r>
      <w:r w:rsidR="50350CE7" w:rsidRPr="10179ABF">
        <w:rPr>
          <w:rFonts w:ascii="Times New Roman" w:hAnsi="Times New Roman" w:cs="Times New Roman"/>
          <w:color w:val="000000" w:themeColor="text1"/>
        </w:rPr>
        <w:t>were</w:t>
      </w:r>
      <w:r w:rsidR="361B1EEA" w:rsidRPr="10179ABF">
        <w:rPr>
          <w:rFonts w:ascii="Times New Roman" w:hAnsi="Times New Roman" w:cs="Times New Roman"/>
          <w:color w:val="000000" w:themeColor="text1"/>
        </w:rPr>
        <w:t xml:space="preserve"> </w:t>
      </w:r>
      <w:ins w:id="33" w:author="Lauren Huet" w:date="2026-05-29T05:44:00Z" w16du:dateUtc="2026-05-29T05:44:48Z">
        <w:r w:rsidR="3A81E80F" w:rsidRPr="10179ABF">
          <w:rPr>
            <w:rFonts w:ascii="Times New Roman" w:hAnsi="Times New Roman" w:cs="Times New Roman"/>
            <w:color w:val="000000" w:themeColor="text1"/>
          </w:rPr>
          <w:t xml:space="preserve">searched against the NCBI </w:t>
        </w:r>
      </w:ins>
      <w:del w:id="34" w:author="Lauren Huet" w:date="2026-05-29T05:44:00Z" w16du:dateUtc="2026-05-29T05:44:40Z">
        <w:r w:rsidR="008E2BBE" w:rsidRPr="10179ABF" w:rsidDel="361B1EEA">
          <w:rPr>
            <w:rFonts w:ascii="Times New Roman" w:hAnsi="Times New Roman" w:cs="Times New Roman"/>
            <w:color w:val="000000" w:themeColor="text1"/>
          </w:rPr>
          <w:delText>blasted against the</w:delText>
        </w:r>
      </w:del>
      <w:r w:rsidR="361B1EEA" w:rsidRPr="10179ABF">
        <w:rPr>
          <w:rFonts w:ascii="Times New Roman" w:hAnsi="Times New Roman" w:cs="Times New Roman"/>
          <w:color w:val="000000" w:themeColor="text1"/>
        </w:rPr>
        <w:t xml:space="preserve"> </w:t>
      </w:r>
      <w:commentRangeStart w:id="35"/>
      <w:r w:rsidR="361B1EEA" w:rsidRPr="10179ABF">
        <w:rPr>
          <w:rFonts w:ascii="Times New Roman" w:hAnsi="Times New Roman" w:cs="Times New Roman"/>
          <w:color w:val="000000" w:themeColor="text1"/>
        </w:rPr>
        <w:t xml:space="preserve">core_nt database </w:t>
      </w:r>
      <w:commentRangeEnd w:id="35"/>
      <w:r w:rsidR="008E2BBE" w:rsidRPr="10179ABF">
        <w:rPr>
          <w:rStyle w:val="CommentReference"/>
          <w:rFonts w:ascii="Times New Roman" w:hAnsi="Times New Roman" w:cs="Times New Roman"/>
          <w:color w:val="000000" w:themeColor="text1"/>
          <w:sz w:val="22"/>
          <w:szCs w:val="22"/>
        </w:rPr>
        <w:commentReference w:id="35"/>
      </w:r>
      <w:del w:id="36" w:author="Lauren Huet" w:date="2026-05-29T05:46:00Z" w16du:dateUtc="2026-05-29T05:46:23Z">
        <w:r w:rsidR="008E2BBE" w:rsidRPr="10179ABF" w:rsidDel="361B1EEA">
          <w:rPr>
            <w:rFonts w:ascii="Times New Roman" w:hAnsi="Times New Roman" w:cs="Times New Roman"/>
            <w:color w:val="000000" w:themeColor="text1"/>
          </w:rPr>
          <w:delText>t</w:delText>
        </w:r>
      </w:del>
      <w:ins w:id="37" w:author="Lauren Huet" w:date="2026-05-29T05:45:00Z" w16du:dateUtc="2026-05-29T05:45:58Z">
        <w:r w:rsidR="69087858" w:rsidRPr="10179ABF">
          <w:rPr>
            <w:rFonts w:ascii="Times New Roman" w:hAnsi="Times New Roman" w:cs="Times New Roman"/>
            <w:color w:val="000000" w:themeColor="text1"/>
          </w:rPr>
          <w:t>using BLASTN v</w:t>
        </w:r>
      </w:ins>
      <w:ins w:id="38" w:author="Lauren Huet" w:date="2026-05-29T05:46:00Z" w16du:dateUtc="2026-05-29T05:46:18Z">
        <w:r w:rsidR="69087858" w:rsidRPr="10179ABF">
          <w:rPr>
            <w:rFonts w:ascii="Times New Roman" w:hAnsi="Times New Roman" w:cs="Times New Roman"/>
            <w:color w:val="000000" w:themeColor="text1"/>
          </w:rPr>
          <w:t xml:space="preserve">.17.0+ </w:t>
        </w:r>
        <w:r w:rsidR="5C643F8D" w:rsidRPr="10179ABF">
          <w:rPr>
            <w:rFonts w:ascii="Times New Roman" w:eastAsia="Times New Roman" w:hAnsi="Times New Roman" w:cs="Times New Roman"/>
          </w:rPr>
          <w:t xml:space="preserve">(Camacho et al., 2009) </w:t>
        </w:r>
      </w:ins>
      <w:del w:id="39" w:author="Lauren Huet" w:date="2026-05-29T05:46:00Z" w16du:dateUtc="2026-05-29T05:46:21Z">
        <w:r w:rsidR="008E2BBE" w:rsidRPr="10179ABF" w:rsidDel="361B1EEA">
          <w:rPr>
            <w:rFonts w:ascii="Times New Roman" w:hAnsi="Times New Roman" w:cs="Times New Roman"/>
            <w:color w:val="000000" w:themeColor="text1"/>
          </w:rPr>
          <w:delText>o</w:delText>
        </w:r>
      </w:del>
      <w:r w:rsidR="361B1EEA" w:rsidRPr="10179ABF">
        <w:rPr>
          <w:rFonts w:ascii="Times New Roman" w:hAnsi="Times New Roman" w:cs="Times New Roman"/>
          <w:color w:val="000000" w:themeColor="text1"/>
        </w:rPr>
        <w:t xml:space="preserve"> </w:t>
      </w:r>
      <w:ins w:id="40" w:author="Lauren Huet" w:date="2026-05-29T05:46:00Z" w16du:dateUtc="2026-05-29T05:46:30Z">
        <w:r w:rsidR="566EE12D" w:rsidRPr="10179ABF">
          <w:rPr>
            <w:rFonts w:ascii="Times New Roman" w:hAnsi="Times New Roman" w:cs="Times New Roman"/>
            <w:color w:val="000000" w:themeColor="text1"/>
          </w:rPr>
          <w:t xml:space="preserve">to </w:t>
        </w:r>
      </w:ins>
      <w:r w:rsidR="361B1EEA" w:rsidRPr="10179ABF">
        <w:rPr>
          <w:rFonts w:ascii="Times New Roman" w:hAnsi="Times New Roman" w:cs="Times New Roman"/>
          <w:color w:val="000000" w:themeColor="text1"/>
        </w:rPr>
        <w:t>screen for any additional contamination.</w:t>
      </w:r>
      <w:r w:rsidR="0E0DE593" w:rsidRPr="10179ABF">
        <w:rPr>
          <w:rFonts w:ascii="Times New Roman" w:hAnsi="Times New Roman" w:cs="Times New Roman"/>
          <w:color w:val="000000" w:themeColor="text1"/>
        </w:rPr>
        <w:t xml:space="preserve"> The resulting </w:t>
      </w:r>
      <w:r w:rsidR="12AF35B4" w:rsidRPr="10179ABF">
        <w:rPr>
          <w:rFonts w:ascii="Times New Roman" w:hAnsi="Times New Roman" w:cs="Times New Roman"/>
          <w:color w:val="000000" w:themeColor="text1"/>
        </w:rPr>
        <w:t>file</w:t>
      </w:r>
      <w:r w:rsidR="121347B4" w:rsidRPr="10179ABF">
        <w:rPr>
          <w:rFonts w:ascii="Times New Roman" w:hAnsi="Times New Roman" w:cs="Times New Roman"/>
          <w:color w:val="000000" w:themeColor="text1"/>
        </w:rPr>
        <w:t>s</w:t>
      </w:r>
      <w:r w:rsidR="12AF35B4" w:rsidRPr="10179ABF">
        <w:rPr>
          <w:rFonts w:ascii="Times New Roman" w:hAnsi="Times New Roman" w:cs="Times New Roman"/>
          <w:color w:val="000000" w:themeColor="text1"/>
        </w:rPr>
        <w:t xml:space="preserve"> </w:t>
      </w:r>
      <w:r w:rsidR="50350CE7" w:rsidRPr="10179ABF">
        <w:rPr>
          <w:rFonts w:ascii="Times New Roman" w:hAnsi="Times New Roman" w:cs="Times New Roman"/>
          <w:color w:val="000000" w:themeColor="text1"/>
        </w:rPr>
        <w:t xml:space="preserve">were </w:t>
      </w:r>
      <w:r w:rsidR="12AF35B4" w:rsidRPr="10179ABF">
        <w:rPr>
          <w:rFonts w:ascii="Times New Roman" w:hAnsi="Times New Roman" w:cs="Times New Roman"/>
          <w:color w:val="000000" w:themeColor="text1"/>
        </w:rPr>
        <w:t xml:space="preserve">used as input to generate a blobdir for </w:t>
      </w:r>
      <w:r w:rsidR="33BF17AF" w:rsidRPr="10179ABF">
        <w:rPr>
          <w:rFonts w:ascii="Times New Roman" w:hAnsi="Times New Roman" w:cs="Times New Roman"/>
          <w:color w:val="000000" w:themeColor="text1"/>
        </w:rPr>
        <w:t>visualisation</w:t>
      </w:r>
      <w:r w:rsidR="12AF35B4" w:rsidRPr="10179ABF">
        <w:rPr>
          <w:rFonts w:ascii="Times New Roman" w:hAnsi="Times New Roman" w:cs="Times New Roman"/>
          <w:color w:val="000000" w:themeColor="text1"/>
        </w:rPr>
        <w:t xml:space="preserve">. </w:t>
      </w:r>
    </w:p>
    <w:p w14:paraId="69A50FF4" w14:textId="1581418D" w:rsidR="00DF526A" w:rsidRPr="006623FD" w:rsidRDefault="00DF526A" w:rsidP="00DF526A">
      <w:pPr>
        <w:pStyle w:val="Heading1"/>
        <w:rPr>
          <w:rFonts w:ascii="Times New Roman" w:hAnsi="Times New Roman" w:cs="Times New Roman"/>
        </w:rPr>
      </w:pPr>
      <w:r w:rsidRPr="006623FD">
        <w:rPr>
          <w:rFonts w:ascii="Times New Roman" w:hAnsi="Times New Roman" w:cs="Times New Roman"/>
        </w:rPr>
        <w:t xml:space="preserve">Genome sequence report </w:t>
      </w:r>
    </w:p>
    <w:p w14:paraId="49DE77A6" w14:textId="77777777" w:rsidR="00DF526A" w:rsidRPr="006623FD" w:rsidRDefault="00DF526A" w:rsidP="00DF526A">
      <w:pPr>
        <w:rPr>
          <w:rFonts w:ascii="Times New Roman" w:hAnsi="Times New Roman" w:cs="Times New Roman"/>
        </w:rPr>
      </w:pPr>
    </w:p>
    <w:p w14:paraId="2979B9B1" w14:textId="4B711018" w:rsidR="007A2353" w:rsidRPr="006623FD" w:rsidRDefault="007A2353" w:rsidP="00C734D7">
      <w:pPr>
        <w:pStyle w:val="Heading2"/>
        <w:rPr>
          <w:rFonts w:ascii="Times New Roman" w:hAnsi="Times New Roman" w:cs="Times New Roman"/>
        </w:rPr>
      </w:pPr>
      <w:r w:rsidRPr="006623FD">
        <w:rPr>
          <w:rFonts w:ascii="Times New Roman" w:hAnsi="Times New Roman" w:cs="Times New Roman"/>
        </w:rPr>
        <w:t>Sequencing data</w:t>
      </w:r>
    </w:p>
    <w:p w14:paraId="4C23A8F8" w14:textId="334AE3A0" w:rsidR="00D72D6C" w:rsidRPr="006623FD" w:rsidRDefault="5A5CC618" w:rsidP="007A2353">
      <w:pPr>
        <w:rPr>
          <w:rFonts w:ascii="Times New Roman" w:hAnsi="Times New Roman" w:cs="Times New Roman"/>
        </w:rPr>
      </w:pPr>
      <w:r w:rsidRPr="10179ABF">
        <w:rPr>
          <w:rFonts w:ascii="Times New Roman" w:hAnsi="Times New Roman" w:cs="Times New Roman"/>
        </w:rPr>
        <w:t xml:space="preserve">The genome of an adult female </w:t>
      </w:r>
      <w:r w:rsidRPr="10179ABF">
        <w:rPr>
          <w:rFonts w:ascii="Times New Roman" w:hAnsi="Times New Roman" w:cs="Times New Roman"/>
          <w:i/>
          <w:iCs/>
        </w:rPr>
        <w:t>Ophthalmolepis lineolata</w:t>
      </w:r>
      <w:r w:rsidRPr="10179ABF">
        <w:rPr>
          <w:rFonts w:ascii="Times New Roman" w:hAnsi="Times New Roman" w:cs="Times New Roman"/>
        </w:rPr>
        <w:t xml:space="preserve"> </w:t>
      </w:r>
      <w:r w:rsidR="1490F411" w:rsidRPr="10179ABF">
        <w:rPr>
          <w:rFonts w:ascii="Times New Roman" w:hAnsi="Times New Roman" w:cs="Times New Roman"/>
        </w:rPr>
        <w:t>was sequence</w:t>
      </w:r>
      <w:r w:rsidR="703376AF" w:rsidRPr="10179ABF">
        <w:rPr>
          <w:rFonts w:ascii="Times New Roman" w:hAnsi="Times New Roman" w:cs="Times New Roman"/>
        </w:rPr>
        <w:t>d</w:t>
      </w:r>
      <w:r w:rsidR="1490F411" w:rsidRPr="10179ABF">
        <w:rPr>
          <w:rFonts w:ascii="Times New Roman" w:hAnsi="Times New Roman" w:cs="Times New Roman"/>
        </w:rPr>
        <w:t xml:space="preserve"> using Pac</w:t>
      </w:r>
      <w:del w:id="41" w:author="Shannon Corrigan" w:date="2026-05-28T12:42:00Z" w16du:dateUtc="2026-05-28T04:42:00Z">
        <w:r w:rsidR="007C293F" w:rsidRPr="10179ABF" w:rsidDel="1490F411">
          <w:rPr>
            <w:rFonts w:ascii="Times New Roman" w:hAnsi="Times New Roman" w:cs="Times New Roman"/>
          </w:rPr>
          <w:delText xml:space="preserve">ific Biosciences </w:delText>
        </w:r>
      </w:del>
      <w:ins w:id="42" w:author="Shannon Corrigan" w:date="2026-05-28T12:42:00Z" w16du:dateUtc="2026-05-28T04:42:00Z">
        <w:r w:rsidR="36A36168" w:rsidRPr="10179ABF">
          <w:rPr>
            <w:rFonts w:ascii="Times New Roman" w:hAnsi="Times New Roman" w:cs="Times New Roman"/>
          </w:rPr>
          <w:t xml:space="preserve">Bio </w:t>
        </w:r>
      </w:ins>
      <w:ins w:id="43" w:author="Shannon Corrigan" w:date="2026-05-28T12:44:00Z" w16du:dateUtc="2026-05-28T04:44:00Z">
        <w:r w:rsidR="0CB7D2D6" w:rsidRPr="10179ABF">
          <w:rPr>
            <w:rFonts w:ascii="Times New Roman" w:hAnsi="Times New Roman" w:cs="Times New Roman"/>
          </w:rPr>
          <w:t xml:space="preserve">HiFi </w:t>
        </w:r>
      </w:ins>
      <w:r w:rsidR="1490F411" w:rsidRPr="10179ABF">
        <w:rPr>
          <w:rFonts w:ascii="Times New Roman" w:hAnsi="Times New Roman" w:cs="Times New Roman"/>
        </w:rPr>
        <w:t>single molecule</w:t>
      </w:r>
      <w:del w:id="44" w:author="Shannon Corrigan" w:date="2026-05-28T12:44:00Z" w16du:dateUtc="2026-05-28T04:44:00Z">
        <w:r w:rsidR="007C293F" w:rsidRPr="10179ABF" w:rsidDel="1490F411">
          <w:rPr>
            <w:rFonts w:ascii="Times New Roman" w:hAnsi="Times New Roman" w:cs="Times New Roman"/>
          </w:rPr>
          <w:delText xml:space="preserve"> HiFi</w:delText>
        </w:r>
      </w:del>
      <w:r w:rsidR="1490F411" w:rsidRPr="10179ABF">
        <w:rPr>
          <w:rFonts w:ascii="Times New Roman" w:hAnsi="Times New Roman" w:cs="Times New Roman"/>
        </w:rPr>
        <w:t xml:space="preserve"> </w:t>
      </w:r>
      <w:r w:rsidR="39987682" w:rsidRPr="10179ABF">
        <w:rPr>
          <w:rFonts w:ascii="Times New Roman" w:hAnsi="Times New Roman" w:cs="Times New Roman"/>
        </w:rPr>
        <w:t xml:space="preserve">long reads, generating a total of </w:t>
      </w:r>
      <w:commentRangeStart w:id="45"/>
      <w:r w:rsidR="28061B11" w:rsidRPr="10179ABF">
        <w:rPr>
          <w:rFonts w:ascii="Times New Roman" w:hAnsi="Times New Roman" w:cs="Times New Roman"/>
        </w:rPr>
        <w:t>75.6</w:t>
      </w:r>
      <w:r w:rsidR="2B81CAEA" w:rsidRPr="10179ABF">
        <w:rPr>
          <w:rFonts w:ascii="Times New Roman" w:hAnsi="Times New Roman" w:cs="Times New Roman"/>
        </w:rPr>
        <w:t xml:space="preserve">2 </w:t>
      </w:r>
      <w:r w:rsidR="643752C8" w:rsidRPr="10179ABF">
        <w:rPr>
          <w:rFonts w:ascii="Times New Roman" w:hAnsi="Times New Roman" w:cs="Times New Roman"/>
        </w:rPr>
        <w:t>Gb (gigabases</w:t>
      </w:r>
      <w:commentRangeEnd w:id="45"/>
      <w:r w:rsidR="007C293F" w:rsidRPr="10179ABF">
        <w:rPr>
          <w:rStyle w:val="CommentReference"/>
          <w:rFonts w:ascii="Times New Roman" w:hAnsi="Times New Roman" w:cs="Times New Roman"/>
          <w:sz w:val="22"/>
          <w:szCs w:val="22"/>
        </w:rPr>
        <w:commentReference w:id="45"/>
      </w:r>
      <w:r w:rsidR="24192927" w:rsidRPr="10179ABF">
        <w:rPr>
          <w:rFonts w:ascii="Times New Roman" w:hAnsi="Times New Roman" w:cs="Times New Roman"/>
        </w:rPr>
        <w:t xml:space="preserve">) </w:t>
      </w:r>
      <w:r w:rsidR="703376AF" w:rsidRPr="10179ABF">
        <w:rPr>
          <w:rFonts w:ascii="Times New Roman" w:hAnsi="Times New Roman" w:cs="Times New Roman"/>
        </w:rPr>
        <w:t>of HiFi data</w:t>
      </w:r>
      <w:r w:rsidR="3B781E97" w:rsidRPr="10179ABF">
        <w:rPr>
          <w:rFonts w:ascii="Times New Roman" w:hAnsi="Times New Roman" w:cs="Times New Roman"/>
        </w:rPr>
        <w:t xml:space="preserve"> from </w:t>
      </w:r>
      <w:ins w:id="46" w:author="Lauren Huet" w:date="2026-05-29T05:49:00Z" w16du:dateUtc="2026-05-29T05:49:09Z">
        <w:r w:rsidR="77B0E835" w:rsidRPr="10179ABF">
          <w:rPr>
            <w:rFonts w:ascii="Times New Roman" w:hAnsi="Times New Roman" w:cs="Times New Roman"/>
          </w:rPr>
          <w:t>4533111</w:t>
        </w:r>
      </w:ins>
      <w:commentRangeStart w:id="47"/>
      <w:commentRangeStart w:id="48"/>
      <w:commentRangeStart w:id="49"/>
      <w:commentRangeStart w:id="50"/>
      <w:del w:id="51" w:author="Lauren Huet" w:date="2026-05-29T05:49:00Z" w16du:dateUtc="2026-05-29T05:49:03Z">
        <w:r w:rsidR="007C293F" w:rsidRPr="10179ABF" w:rsidDel="3B781E97">
          <w:rPr>
            <w:rFonts w:ascii="Times New Roman" w:hAnsi="Times New Roman" w:cs="Times New Roman"/>
          </w:rPr>
          <w:delText>x#</w:delText>
        </w:r>
      </w:del>
      <w:commentRangeEnd w:id="47"/>
      <w:r w:rsidR="007C293F" w:rsidRPr="10179ABF">
        <w:rPr>
          <w:rStyle w:val="CommentReference"/>
          <w:rFonts w:ascii="Times New Roman" w:hAnsi="Times New Roman" w:cs="Times New Roman"/>
          <w:sz w:val="22"/>
          <w:szCs w:val="22"/>
        </w:rPr>
        <w:commentReference w:id="47"/>
      </w:r>
      <w:commentRangeEnd w:id="48"/>
      <w:r w:rsidRPr="10179ABF">
        <w:rPr>
          <w:rStyle w:val="CommentReference"/>
          <w:rFonts w:ascii="Times New Roman" w:hAnsi="Times New Roman" w:cs="Times New Roman"/>
          <w:sz w:val="22"/>
          <w:szCs w:val="22"/>
        </w:rPr>
        <w:commentReference w:id="48"/>
      </w:r>
      <w:commentRangeEnd w:id="49"/>
      <w:r w:rsidRPr="10179ABF">
        <w:rPr>
          <w:rStyle w:val="CommentReference"/>
          <w:rFonts w:ascii="Times New Roman" w:hAnsi="Times New Roman" w:cs="Times New Roman"/>
          <w:sz w:val="22"/>
          <w:szCs w:val="22"/>
        </w:rPr>
        <w:commentReference w:id="49"/>
      </w:r>
      <w:commentRangeEnd w:id="50"/>
      <w:r w:rsidRPr="10179ABF">
        <w:rPr>
          <w:rStyle w:val="CommentReference"/>
          <w:rFonts w:ascii="Times New Roman" w:hAnsi="Times New Roman" w:cs="Times New Roman"/>
          <w:sz w:val="22"/>
          <w:szCs w:val="22"/>
        </w:rPr>
        <w:commentReference w:id="50"/>
      </w:r>
      <w:r w:rsidR="3B781E97" w:rsidRPr="10179ABF">
        <w:rPr>
          <w:rFonts w:ascii="Times New Roman" w:hAnsi="Times New Roman" w:cs="Times New Roman"/>
        </w:rPr>
        <w:t xml:space="preserve"> of reads</w:t>
      </w:r>
      <w:r w:rsidR="7B0357A6" w:rsidRPr="10179ABF">
        <w:rPr>
          <w:rFonts w:ascii="Times New Roman" w:hAnsi="Times New Roman" w:cs="Times New Roman"/>
        </w:rPr>
        <w:t>.</w:t>
      </w:r>
      <w:r w:rsidR="3B781E97" w:rsidRPr="10179ABF">
        <w:rPr>
          <w:rFonts w:ascii="Times New Roman" w:hAnsi="Times New Roman" w:cs="Times New Roman"/>
        </w:rPr>
        <w:t xml:space="preserve"> </w:t>
      </w:r>
      <w:r w:rsidR="11E0974F" w:rsidRPr="10179ABF">
        <w:rPr>
          <w:rFonts w:ascii="Times New Roman" w:hAnsi="Times New Roman" w:cs="Times New Roman"/>
        </w:rPr>
        <w:t xml:space="preserve">Chromosome conformation </w:t>
      </w:r>
      <w:r w:rsidR="45F1613C" w:rsidRPr="10179ABF">
        <w:rPr>
          <w:rFonts w:ascii="Times New Roman" w:hAnsi="Times New Roman" w:cs="Times New Roman"/>
        </w:rPr>
        <w:t xml:space="preserve">Hi-C </w:t>
      </w:r>
      <w:r w:rsidR="1F114C5D" w:rsidRPr="10179ABF">
        <w:rPr>
          <w:rFonts w:ascii="Times New Roman" w:hAnsi="Times New Roman" w:cs="Times New Roman"/>
        </w:rPr>
        <w:t>sequencing</w:t>
      </w:r>
      <w:r w:rsidR="45F1613C" w:rsidRPr="10179ABF">
        <w:rPr>
          <w:rFonts w:ascii="Times New Roman" w:hAnsi="Times New Roman" w:cs="Times New Roman"/>
        </w:rPr>
        <w:t xml:space="preserve"> produced</w:t>
      </w:r>
      <w:r w:rsidR="1F114C5D" w:rsidRPr="10179ABF">
        <w:rPr>
          <w:rFonts w:ascii="Times New Roman" w:hAnsi="Times New Roman" w:cs="Times New Roman"/>
        </w:rPr>
        <w:t xml:space="preserve"> </w:t>
      </w:r>
      <w:commentRangeStart w:id="52"/>
      <w:r w:rsidR="6DE306B4" w:rsidRPr="10179ABF">
        <w:rPr>
          <w:rFonts w:ascii="Times New Roman" w:hAnsi="Times New Roman" w:cs="Times New Roman"/>
        </w:rPr>
        <w:t xml:space="preserve">42.71 GB </w:t>
      </w:r>
      <w:commentRangeEnd w:id="52"/>
      <w:r w:rsidR="007C293F" w:rsidRPr="10179ABF">
        <w:rPr>
          <w:rStyle w:val="CommentReference"/>
          <w:rFonts w:ascii="Times New Roman" w:hAnsi="Times New Roman" w:cs="Times New Roman"/>
          <w:sz w:val="22"/>
          <w:szCs w:val="22"/>
        </w:rPr>
        <w:commentReference w:id="52"/>
      </w:r>
      <w:r w:rsidR="2F7603CD" w:rsidRPr="10179ABF">
        <w:rPr>
          <w:rFonts w:ascii="Times New Roman" w:hAnsi="Times New Roman" w:cs="Times New Roman"/>
        </w:rPr>
        <w:t xml:space="preserve">of data </w:t>
      </w:r>
      <w:r w:rsidR="43BDD12F" w:rsidRPr="10179ABF">
        <w:rPr>
          <w:rFonts w:ascii="Times New Roman" w:hAnsi="Times New Roman" w:cs="Times New Roman"/>
        </w:rPr>
        <w:t xml:space="preserve">from </w:t>
      </w:r>
      <w:r w:rsidR="0CB548A8" w:rsidRPr="10179ABF">
        <w:rPr>
          <w:rFonts w:ascii="Times New Roman" w:hAnsi="Times New Roman" w:cs="Times New Roman"/>
          <w:color w:val="000000" w:themeColor="text1"/>
        </w:rPr>
        <w:t xml:space="preserve">70816274 </w:t>
      </w:r>
      <w:r w:rsidR="43BDD12F" w:rsidRPr="10179ABF">
        <w:rPr>
          <w:rFonts w:ascii="Times New Roman" w:hAnsi="Times New Roman" w:cs="Times New Roman"/>
        </w:rPr>
        <w:t>million reads.</w:t>
      </w:r>
      <w:r w:rsidR="4D7EFDFC" w:rsidRPr="10179ABF">
        <w:rPr>
          <w:rFonts w:ascii="Times New Roman" w:hAnsi="Times New Roman" w:cs="Times New Roman"/>
        </w:rPr>
        <w:t xml:space="preserve"> The raw sequence data obtained is summarised in Table 1. </w:t>
      </w:r>
    </w:p>
    <w:p w14:paraId="7807A389" w14:textId="5C71C9C5" w:rsidR="005D0BE5" w:rsidRPr="006623FD" w:rsidRDefault="2EC18EA1" w:rsidP="007A2353">
      <w:pPr>
        <w:rPr>
          <w:rFonts w:ascii="Times New Roman" w:hAnsi="Times New Roman" w:cs="Times New Roman"/>
          <w:b/>
          <w:bCs/>
        </w:rPr>
      </w:pPr>
      <w:commentRangeStart w:id="53"/>
      <w:r w:rsidRPr="10179ABF">
        <w:rPr>
          <w:rFonts w:ascii="Times New Roman" w:hAnsi="Times New Roman" w:cs="Times New Roman"/>
        </w:rPr>
        <w:t>GenomeScope k-mer profiling</w:t>
      </w:r>
      <w:r w:rsidR="30C56DE2" w:rsidRPr="10179ABF">
        <w:rPr>
          <w:rFonts w:ascii="Times New Roman" w:hAnsi="Times New Roman" w:cs="Times New Roman"/>
        </w:rPr>
        <w:t xml:space="preserve"> (</w:t>
      </w:r>
      <w:r w:rsidR="30C56DE2" w:rsidRPr="10179ABF">
        <w:rPr>
          <w:rFonts w:ascii="Times New Roman" w:hAnsi="Times New Roman" w:cs="Times New Roman"/>
          <w:i/>
          <w:iCs/>
        </w:rPr>
        <w:t>k</w:t>
      </w:r>
      <w:r w:rsidR="30C56DE2" w:rsidRPr="10179ABF">
        <w:rPr>
          <w:rFonts w:ascii="Times New Roman" w:hAnsi="Times New Roman" w:cs="Times New Roman"/>
        </w:rPr>
        <w:t xml:space="preserve"> = 31</w:t>
      </w:r>
      <w:r w:rsidR="688DF7EA" w:rsidRPr="10179ABF">
        <w:rPr>
          <w:rFonts w:ascii="Times New Roman" w:hAnsi="Times New Roman" w:cs="Times New Roman"/>
        </w:rPr>
        <w:t>) of</w:t>
      </w:r>
      <w:r w:rsidR="53E65602" w:rsidRPr="10179ABF">
        <w:rPr>
          <w:rFonts w:ascii="Times New Roman" w:hAnsi="Times New Roman" w:cs="Times New Roman"/>
        </w:rPr>
        <w:t xml:space="preserve"> the raw Pacbio HiFi data estimate the </w:t>
      </w:r>
      <w:r w:rsidR="5BC07757" w:rsidRPr="10179ABF">
        <w:rPr>
          <w:rFonts w:ascii="Times New Roman" w:hAnsi="Times New Roman" w:cs="Times New Roman"/>
        </w:rPr>
        <w:t xml:space="preserve">haploid genome to be </w:t>
      </w:r>
      <w:r w:rsidR="5511A34F" w:rsidRPr="10179ABF">
        <w:rPr>
          <w:rFonts w:ascii="Times New Roman" w:hAnsi="Times New Roman" w:cs="Times New Roman"/>
        </w:rPr>
        <w:t>695,633,824 Gb</w:t>
      </w:r>
      <w:r w:rsidR="1B610E57" w:rsidRPr="10179ABF">
        <w:rPr>
          <w:rFonts w:ascii="Times New Roman" w:hAnsi="Times New Roman" w:cs="Times New Roman"/>
        </w:rPr>
        <w:t>. H</w:t>
      </w:r>
      <w:r w:rsidR="2503E92A" w:rsidRPr="10179ABF">
        <w:rPr>
          <w:rFonts w:ascii="Times New Roman" w:hAnsi="Times New Roman" w:cs="Times New Roman"/>
        </w:rPr>
        <w:t>eterozygosity</w:t>
      </w:r>
      <w:r w:rsidR="1B610E57" w:rsidRPr="10179ABF">
        <w:rPr>
          <w:rFonts w:ascii="Times New Roman" w:hAnsi="Times New Roman" w:cs="Times New Roman"/>
        </w:rPr>
        <w:t xml:space="preserve"> was estimated at</w:t>
      </w:r>
      <w:r w:rsidR="2503E92A" w:rsidRPr="10179ABF">
        <w:rPr>
          <w:rFonts w:ascii="Times New Roman" w:hAnsi="Times New Roman" w:cs="Times New Roman"/>
        </w:rPr>
        <w:t xml:space="preserve"> </w:t>
      </w:r>
      <w:r w:rsidR="4CFF4D42" w:rsidRPr="10179ABF">
        <w:rPr>
          <w:rFonts w:ascii="Times New Roman" w:hAnsi="Times New Roman" w:cs="Times New Roman"/>
        </w:rPr>
        <w:t>0</w:t>
      </w:r>
      <w:r w:rsidR="2503E92A" w:rsidRPr="10179ABF">
        <w:rPr>
          <w:rFonts w:ascii="Times New Roman" w:hAnsi="Times New Roman" w:cs="Times New Roman"/>
        </w:rPr>
        <w:t xml:space="preserve">.77 % and </w:t>
      </w:r>
      <w:r w:rsidR="4CFF4D42" w:rsidRPr="10179ABF">
        <w:rPr>
          <w:rFonts w:ascii="Times New Roman" w:hAnsi="Times New Roman" w:cs="Times New Roman"/>
        </w:rPr>
        <w:t>repeat</w:t>
      </w:r>
      <w:r w:rsidR="2503E92A" w:rsidRPr="10179ABF">
        <w:rPr>
          <w:rFonts w:ascii="Times New Roman" w:hAnsi="Times New Roman" w:cs="Times New Roman"/>
        </w:rPr>
        <w:t xml:space="preserve"> size </w:t>
      </w:r>
      <w:r w:rsidR="688DF7EA" w:rsidRPr="10179ABF">
        <w:rPr>
          <w:rFonts w:ascii="Times New Roman" w:hAnsi="Times New Roman" w:cs="Times New Roman"/>
        </w:rPr>
        <w:t>was</w:t>
      </w:r>
      <w:r w:rsidR="2503E92A" w:rsidRPr="10179ABF">
        <w:rPr>
          <w:rFonts w:ascii="Times New Roman" w:hAnsi="Times New Roman" w:cs="Times New Roman"/>
        </w:rPr>
        <w:t xml:space="preserve"> 84,809,333. </w:t>
      </w:r>
      <w:r w:rsidR="799B0723" w:rsidRPr="10179ABF">
        <w:rPr>
          <w:rFonts w:ascii="Times New Roman" w:hAnsi="Times New Roman" w:cs="Times New Roman"/>
        </w:rPr>
        <w:t xml:space="preserve">The coverage of the PacBio sequencing was </w:t>
      </w:r>
      <w:r w:rsidR="20CE6E72" w:rsidRPr="10179ABF">
        <w:rPr>
          <w:rFonts w:ascii="Times New Roman" w:hAnsi="Times New Roman" w:cs="Times New Roman"/>
        </w:rPr>
        <w:t>75</w:t>
      </w:r>
      <w:r w:rsidR="799B0723" w:rsidRPr="10179ABF">
        <w:rPr>
          <w:rFonts w:ascii="Times New Roman" w:hAnsi="Times New Roman" w:cs="Times New Roman"/>
        </w:rPr>
        <w:t xml:space="preserve">x and the Hi-C was </w:t>
      </w:r>
      <w:r w:rsidR="20CE6E72" w:rsidRPr="10179ABF">
        <w:rPr>
          <w:rFonts w:ascii="Times New Roman" w:hAnsi="Times New Roman" w:cs="Times New Roman"/>
        </w:rPr>
        <w:t xml:space="preserve">61x. </w:t>
      </w:r>
      <w:commentRangeEnd w:id="53"/>
      <w:r w:rsidR="18819706" w:rsidRPr="006623FD">
        <w:rPr>
          <w:rStyle w:val="CommentReference"/>
          <w:rFonts w:ascii="Times New Roman" w:hAnsi="Times New Roman" w:cs="Times New Roman"/>
          <w:b/>
          <w:bCs/>
          <w:sz w:val="22"/>
          <w:szCs w:val="22"/>
        </w:rPr>
        <w:commentReference w:id="53"/>
      </w:r>
    </w:p>
    <w:p w14:paraId="1E6F4B30" w14:textId="1F726DFD" w:rsidR="008D716E" w:rsidRPr="006623FD" w:rsidRDefault="005D0BE5" w:rsidP="007A2353">
      <w:pPr>
        <w:rPr>
          <w:rFonts w:ascii="Times New Roman" w:hAnsi="Times New Roman" w:cs="Times New Roman"/>
        </w:rPr>
      </w:pPr>
      <w:r w:rsidRPr="006623FD">
        <w:rPr>
          <w:rFonts w:ascii="Times New Roman" w:hAnsi="Times New Roman" w:cs="Times New Roman"/>
          <w:b/>
          <w:bCs/>
        </w:rPr>
        <w:t>Table 1.</w:t>
      </w:r>
      <w:r w:rsidRPr="006623FD">
        <w:rPr>
          <w:rFonts w:ascii="Times New Roman" w:hAnsi="Times New Roman" w:cs="Times New Roman"/>
        </w:rPr>
        <w:t xml:space="preserve"> </w:t>
      </w:r>
      <w:r w:rsidR="00406D8D">
        <w:rPr>
          <w:rFonts w:ascii="Times New Roman" w:hAnsi="Times New Roman" w:cs="Times New Roman"/>
        </w:rPr>
        <w:t xml:space="preserve">Sequence data </w:t>
      </w:r>
      <w:r w:rsidR="00BC475E">
        <w:rPr>
          <w:rFonts w:ascii="Times New Roman" w:hAnsi="Times New Roman" w:cs="Times New Roman"/>
        </w:rPr>
        <w:t>information</w:t>
      </w:r>
      <w:r w:rsidRPr="006623FD">
        <w:rPr>
          <w:rFonts w:ascii="Times New Roman" w:hAnsi="Times New Roman" w:cs="Times New Roman"/>
        </w:rPr>
        <w:t xml:space="preserve"> for the genome assembly of </w:t>
      </w:r>
      <w:r w:rsidRPr="006623FD">
        <w:rPr>
          <w:rFonts w:ascii="Times New Roman" w:hAnsi="Times New Roman" w:cs="Times New Roman"/>
          <w:i/>
          <w:iCs/>
        </w:rPr>
        <w:t>Ophthalmolepis lineolata</w:t>
      </w:r>
      <w:r w:rsidRPr="006623FD">
        <w:rPr>
          <w:rFonts w:ascii="Times New Roman" w:hAnsi="Times New Roman" w:cs="Times New Roman"/>
        </w:rPr>
        <w:t>. ToLID refers to the unique identifier assigned to the specimen. BioSample describes the biological source material from which the data were generated, and the run accessions refer to the identifiers assigned to the raw sequencing reads for each dataset.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5"/>
        <w:gridCol w:w="2745"/>
        <w:gridCol w:w="4063"/>
      </w:tblGrid>
      <w:tr w:rsidR="008D716E" w:rsidRPr="006623FD" w14:paraId="5A3F2AFC" w14:textId="77777777" w:rsidTr="10179ABF">
        <w:tc>
          <w:tcPr>
            <w:tcW w:w="2685" w:type="dxa"/>
          </w:tcPr>
          <w:p w14:paraId="2EA43A05" w14:textId="77777777" w:rsidR="008D716E" w:rsidRPr="006623FD" w:rsidRDefault="008D716E">
            <w:pPr>
              <w:pBdr>
                <w:top w:val="nil"/>
                <w:left w:val="nil"/>
                <w:bottom w:val="nil"/>
                <w:right w:val="nil"/>
                <w:between w:val="nil"/>
              </w:pBdr>
              <w:rPr>
                <w:rFonts w:ascii="Times New Roman" w:hAnsi="Times New Roman" w:cs="Times New Roman"/>
                <w:color w:val="000000"/>
              </w:rPr>
            </w:pPr>
          </w:p>
        </w:tc>
        <w:tc>
          <w:tcPr>
            <w:tcW w:w="2745" w:type="dxa"/>
          </w:tcPr>
          <w:p w14:paraId="6D529387" w14:textId="1376AA42" w:rsidR="008D716E" w:rsidRPr="006623FD" w:rsidRDefault="008D716E" w:rsidP="008D716E">
            <w:pPr>
              <w:pBdr>
                <w:top w:val="nil"/>
                <w:left w:val="nil"/>
                <w:bottom w:val="nil"/>
                <w:right w:val="nil"/>
                <w:between w:val="nil"/>
              </w:pBdr>
              <w:jc w:val="center"/>
              <w:rPr>
                <w:rFonts w:ascii="Times New Roman" w:hAnsi="Times New Roman" w:cs="Times New Roman"/>
                <w:b/>
                <w:color w:val="000000"/>
              </w:rPr>
            </w:pPr>
            <w:r w:rsidRPr="006623FD">
              <w:rPr>
                <w:rFonts w:ascii="Times New Roman" w:hAnsi="Times New Roman" w:cs="Times New Roman"/>
              </w:rPr>
              <w:t>PacBio</w:t>
            </w:r>
          </w:p>
        </w:tc>
        <w:tc>
          <w:tcPr>
            <w:tcW w:w="4063" w:type="dxa"/>
          </w:tcPr>
          <w:p w14:paraId="13F28759" w14:textId="77777777" w:rsidR="008D716E" w:rsidRPr="00E26666" w:rsidRDefault="008D716E">
            <w:pPr>
              <w:pBdr>
                <w:top w:val="nil"/>
                <w:left w:val="nil"/>
                <w:bottom w:val="nil"/>
                <w:right w:val="nil"/>
                <w:between w:val="nil"/>
              </w:pBdr>
              <w:jc w:val="center"/>
              <w:rPr>
                <w:rFonts w:ascii="Times New Roman" w:hAnsi="Times New Roman" w:cs="Times New Roman"/>
                <w:bCs/>
                <w:color w:val="000000"/>
                <w:rPrChange w:id="54" w:author="Shannon Corrigan" w:date="2026-05-28T12:48:00Z" w16du:dateUtc="2026-05-28T04:48:00Z">
                  <w:rPr>
                    <w:rFonts w:ascii="Times New Roman" w:hAnsi="Times New Roman" w:cs="Times New Roman"/>
                    <w:b/>
                    <w:color w:val="000000"/>
                  </w:rPr>
                </w:rPrChange>
              </w:rPr>
            </w:pPr>
            <w:r w:rsidRPr="00E26666">
              <w:rPr>
                <w:rFonts w:ascii="Times New Roman" w:hAnsi="Times New Roman" w:cs="Times New Roman"/>
                <w:bCs/>
                <w:color w:val="000000"/>
                <w:rPrChange w:id="55" w:author="Shannon Corrigan" w:date="2026-05-28T12:48:00Z" w16du:dateUtc="2026-05-28T04:48:00Z">
                  <w:rPr>
                    <w:rFonts w:ascii="Times New Roman" w:hAnsi="Times New Roman" w:cs="Times New Roman"/>
                    <w:b/>
                    <w:color w:val="000000"/>
                  </w:rPr>
                </w:rPrChange>
              </w:rPr>
              <w:t>Hi-C</w:t>
            </w:r>
          </w:p>
        </w:tc>
      </w:tr>
      <w:tr w:rsidR="008D716E" w:rsidRPr="006623FD" w14:paraId="428C99EB" w14:textId="77777777" w:rsidTr="10179ABF">
        <w:tc>
          <w:tcPr>
            <w:tcW w:w="2685" w:type="dxa"/>
          </w:tcPr>
          <w:p w14:paraId="4460F497" w14:textId="77777777" w:rsidR="008D716E" w:rsidRPr="006623FD" w:rsidRDefault="008D716E">
            <w:pPr>
              <w:pBdr>
                <w:top w:val="nil"/>
                <w:left w:val="nil"/>
                <w:bottom w:val="nil"/>
                <w:right w:val="nil"/>
                <w:between w:val="nil"/>
              </w:pBdr>
              <w:rPr>
                <w:rFonts w:ascii="Times New Roman" w:hAnsi="Times New Roman" w:cs="Times New Roman"/>
                <w:b/>
                <w:color w:val="000000"/>
              </w:rPr>
            </w:pPr>
            <w:r w:rsidRPr="006623FD">
              <w:rPr>
                <w:rFonts w:ascii="Times New Roman" w:hAnsi="Times New Roman" w:cs="Times New Roman"/>
                <w:b/>
                <w:color w:val="000000"/>
              </w:rPr>
              <w:t>ToLID</w:t>
            </w:r>
          </w:p>
        </w:tc>
        <w:tc>
          <w:tcPr>
            <w:tcW w:w="2745" w:type="dxa"/>
          </w:tcPr>
          <w:p w14:paraId="56942609" w14:textId="19E81714" w:rsidR="008D716E" w:rsidRPr="006623FD" w:rsidRDefault="00865AA4">
            <w:pPr>
              <w:pBdr>
                <w:top w:val="nil"/>
                <w:left w:val="nil"/>
                <w:bottom w:val="nil"/>
                <w:right w:val="nil"/>
                <w:between w:val="nil"/>
              </w:pBdr>
              <w:rPr>
                <w:rFonts w:ascii="Times New Roman" w:hAnsi="Times New Roman" w:cs="Times New Roman"/>
                <w:color w:val="000000"/>
              </w:rPr>
            </w:pPr>
            <w:r w:rsidRPr="006623FD">
              <w:rPr>
                <w:rFonts w:ascii="Times New Roman" w:hAnsi="Times New Roman" w:cs="Times New Roman"/>
              </w:rPr>
              <w:t>fOphLin2</w:t>
            </w:r>
          </w:p>
        </w:tc>
        <w:tc>
          <w:tcPr>
            <w:tcW w:w="4063" w:type="dxa"/>
          </w:tcPr>
          <w:p w14:paraId="0C8417AA" w14:textId="77CA1814" w:rsidR="008D716E" w:rsidRPr="006623FD" w:rsidRDefault="00865AA4">
            <w:pPr>
              <w:pBdr>
                <w:top w:val="nil"/>
                <w:left w:val="nil"/>
                <w:bottom w:val="nil"/>
                <w:right w:val="nil"/>
                <w:between w:val="nil"/>
              </w:pBdr>
              <w:rPr>
                <w:rFonts w:ascii="Times New Roman" w:hAnsi="Times New Roman" w:cs="Times New Roman"/>
                <w:color w:val="000000"/>
              </w:rPr>
            </w:pPr>
            <w:r w:rsidRPr="006623FD">
              <w:rPr>
                <w:rFonts w:ascii="Times New Roman" w:hAnsi="Times New Roman" w:cs="Times New Roman"/>
              </w:rPr>
              <w:t>fOphLin2</w:t>
            </w:r>
          </w:p>
        </w:tc>
      </w:tr>
      <w:tr w:rsidR="008D716E" w:rsidRPr="006623FD" w14:paraId="71DEEA72" w14:textId="77777777" w:rsidTr="10179ABF">
        <w:tc>
          <w:tcPr>
            <w:tcW w:w="2685" w:type="dxa"/>
          </w:tcPr>
          <w:p w14:paraId="408FD279" w14:textId="77777777" w:rsidR="008D716E" w:rsidRPr="006623FD" w:rsidRDefault="008D716E">
            <w:pPr>
              <w:pBdr>
                <w:top w:val="nil"/>
                <w:left w:val="nil"/>
                <w:bottom w:val="nil"/>
                <w:right w:val="nil"/>
                <w:between w:val="nil"/>
              </w:pBdr>
              <w:rPr>
                <w:rFonts w:ascii="Times New Roman" w:hAnsi="Times New Roman" w:cs="Times New Roman"/>
                <w:b/>
                <w:color w:val="000000"/>
              </w:rPr>
            </w:pPr>
            <w:r w:rsidRPr="006623FD">
              <w:rPr>
                <w:rFonts w:ascii="Times New Roman" w:hAnsi="Times New Roman" w:cs="Times New Roman"/>
                <w:b/>
                <w:color w:val="000000"/>
              </w:rPr>
              <w:t>Tissue</w:t>
            </w:r>
          </w:p>
        </w:tc>
        <w:tc>
          <w:tcPr>
            <w:tcW w:w="2745" w:type="dxa"/>
          </w:tcPr>
          <w:p w14:paraId="688A3A8E" w14:textId="7CBF6BEE" w:rsidR="008D716E" w:rsidRPr="006623FD" w:rsidRDefault="00D86A85">
            <w:pPr>
              <w:pBdr>
                <w:top w:val="nil"/>
                <w:left w:val="nil"/>
                <w:bottom w:val="nil"/>
                <w:right w:val="nil"/>
                <w:between w:val="nil"/>
              </w:pBdr>
              <w:rPr>
                <w:rFonts w:ascii="Times New Roman" w:hAnsi="Times New Roman" w:cs="Times New Roman"/>
                <w:color w:val="000000"/>
              </w:rPr>
            </w:pPr>
            <w:r w:rsidRPr="006623FD">
              <w:rPr>
                <w:rFonts w:ascii="Times New Roman" w:hAnsi="Times New Roman" w:cs="Times New Roman"/>
                <w:color w:val="000000"/>
              </w:rPr>
              <w:t>Gill</w:t>
            </w:r>
          </w:p>
        </w:tc>
        <w:tc>
          <w:tcPr>
            <w:tcW w:w="4063" w:type="dxa"/>
          </w:tcPr>
          <w:p w14:paraId="19F5482F" w14:textId="3308E17E" w:rsidR="008D716E" w:rsidRPr="006623FD" w:rsidRDefault="00D86A85">
            <w:pPr>
              <w:pBdr>
                <w:top w:val="nil"/>
                <w:left w:val="nil"/>
                <w:bottom w:val="nil"/>
                <w:right w:val="nil"/>
                <w:between w:val="nil"/>
              </w:pBdr>
              <w:rPr>
                <w:rFonts w:ascii="Times New Roman" w:hAnsi="Times New Roman" w:cs="Times New Roman"/>
                <w:color w:val="000000"/>
              </w:rPr>
            </w:pPr>
            <w:r w:rsidRPr="006623FD">
              <w:rPr>
                <w:rFonts w:ascii="Times New Roman" w:hAnsi="Times New Roman" w:cs="Times New Roman"/>
                <w:color w:val="000000"/>
              </w:rPr>
              <w:t>Gill</w:t>
            </w:r>
          </w:p>
        </w:tc>
      </w:tr>
      <w:tr w:rsidR="008D716E" w:rsidRPr="006623FD" w14:paraId="4B69D5EE" w14:textId="77777777" w:rsidTr="10179ABF">
        <w:tc>
          <w:tcPr>
            <w:tcW w:w="2685" w:type="dxa"/>
          </w:tcPr>
          <w:p w14:paraId="0FD4FA2C" w14:textId="77777777" w:rsidR="008D716E" w:rsidRPr="006623FD" w:rsidRDefault="008D716E">
            <w:pPr>
              <w:pBdr>
                <w:top w:val="nil"/>
                <w:left w:val="nil"/>
                <w:bottom w:val="nil"/>
                <w:right w:val="nil"/>
                <w:between w:val="nil"/>
              </w:pBdr>
              <w:rPr>
                <w:rFonts w:ascii="Times New Roman" w:hAnsi="Times New Roman" w:cs="Times New Roman"/>
                <w:b/>
                <w:color w:val="000000"/>
              </w:rPr>
            </w:pPr>
            <w:r w:rsidRPr="006623FD">
              <w:rPr>
                <w:rFonts w:ascii="Times New Roman" w:hAnsi="Times New Roman" w:cs="Times New Roman"/>
                <w:b/>
                <w:color w:val="000000"/>
              </w:rPr>
              <w:t>Sequencing platform and model</w:t>
            </w:r>
          </w:p>
        </w:tc>
        <w:tc>
          <w:tcPr>
            <w:tcW w:w="2745" w:type="dxa"/>
          </w:tcPr>
          <w:p w14:paraId="788E2D0B" w14:textId="433095A5" w:rsidR="008D716E" w:rsidRPr="006623FD" w:rsidRDefault="00D86A85">
            <w:pPr>
              <w:pBdr>
                <w:top w:val="nil"/>
                <w:left w:val="nil"/>
                <w:bottom w:val="nil"/>
                <w:right w:val="nil"/>
                <w:between w:val="nil"/>
              </w:pBdr>
              <w:rPr>
                <w:rFonts w:ascii="Times New Roman" w:hAnsi="Times New Roman" w:cs="Times New Roman"/>
                <w:color w:val="000000"/>
              </w:rPr>
            </w:pPr>
            <w:r w:rsidRPr="006623FD">
              <w:rPr>
                <w:rFonts w:ascii="Times New Roman" w:hAnsi="Times New Roman" w:cs="Times New Roman"/>
              </w:rPr>
              <w:t>P</w:t>
            </w:r>
            <w:commentRangeStart w:id="56"/>
            <w:r w:rsidRPr="006623FD">
              <w:rPr>
                <w:rFonts w:ascii="Times New Roman" w:hAnsi="Times New Roman" w:cs="Times New Roman"/>
              </w:rPr>
              <w:t>acBio</w:t>
            </w:r>
            <w:commentRangeEnd w:id="56"/>
            <w:r w:rsidRPr="006623FD">
              <w:rPr>
                <w:rStyle w:val="CommentReference"/>
                <w:rFonts w:ascii="Times New Roman" w:hAnsi="Times New Roman" w:cs="Times New Roman"/>
                <w:sz w:val="22"/>
                <w:szCs w:val="22"/>
              </w:rPr>
              <w:commentReference w:id="56"/>
            </w:r>
            <w:r w:rsidRPr="006623FD">
              <w:rPr>
                <w:rFonts w:ascii="Times New Roman" w:hAnsi="Times New Roman" w:cs="Times New Roman"/>
              </w:rPr>
              <w:t xml:space="preserve"> Sequel IIe</w:t>
            </w:r>
          </w:p>
        </w:tc>
        <w:tc>
          <w:tcPr>
            <w:tcW w:w="4063" w:type="dxa"/>
          </w:tcPr>
          <w:p w14:paraId="0162EEA5" w14:textId="15762C5C" w:rsidR="008D716E" w:rsidRPr="006623FD" w:rsidRDefault="008D716E">
            <w:pPr>
              <w:pBdr>
                <w:top w:val="nil"/>
                <w:left w:val="nil"/>
                <w:bottom w:val="nil"/>
                <w:right w:val="nil"/>
                <w:between w:val="nil"/>
              </w:pBdr>
              <w:rPr>
                <w:rFonts w:ascii="Times New Roman" w:hAnsi="Times New Roman" w:cs="Times New Roman"/>
                <w:color w:val="000000"/>
              </w:rPr>
            </w:pPr>
            <w:r w:rsidRPr="006623FD">
              <w:rPr>
                <w:rFonts w:ascii="Times New Roman" w:hAnsi="Times New Roman" w:cs="Times New Roman"/>
                <w:color w:val="000000"/>
              </w:rPr>
              <w:t xml:space="preserve">Hi-C </w:t>
            </w:r>
            <w:r w:rsidR="00644BE3" w:rsidRPr="006623FD">
              <w:rPr>
                <w:rFonts w:ascii="Times New Roman" w:hAnsi="Times New Roman" w:cs="Times New Roman"/>
              </w:rPr>
              <w:t xml:space="preserve">Dovetail link prep </w:t>
            </w:r>
            <w:r w:rsidRPr="006623FD">
              <w:rPr>
                <w:rFonts w:ascii="Times New Roman" w:hAnsi="Times New Roman" w:cs="Times New Roman"/>
                <w:color w:val="000000"/>
              </w:rPr>
              <w:t xml:space="preserve">Illumina NovaSeq </w:t>
            </w:r>
            <w:r w:rsidR="00D86A85" w:rsidRPr="006623FD">
              <w:rPr>
                <w:rFonts w:ascii="Times New Roman" w:hAnsi="Times New Roman" w:cs="Times New Roman"/>
                <w:color w:val="000000"/>
              </w:rPr>
              <w:t>6000</w:t>
            </w:r>
          </w:p>
        </w:tc>
      </w:tr>
      <w:tr w:rsidR="008D716E" w:rsidRPr="006623FD" w14:paraId="3624E0FB" w14:textId="77777777" w:rsidTr="10179ABF">
        <w:tc>
          <w:tcPr>
            <w:tcW w:w="2685" w:type="dxa"/>
          </w:tcPr>
          <w:p w14:paraId="3640E8D3" w14:textId="77777777" w:rsidR="008D716E" w:rsidRPr="006623FD" w:rsidRDefault="008D716E">
            <w:pPr>
              <w:rPr>
                <w:rFonts w:ascii="Times New Roman" w:hAnsi="Times New Roman" w:cs="Times New Roman"/>
                <w:b/>
              </w:rPr>
            </w:pPr>
            <w:r w:rsidRPr="006623FD">
              <w:rPr>
                <w:rFonts w:ascii="Times New Roman" w:hAnsi="Times New Roman" w:cs="Times New Roman"/>
                <w:b/>
              </w:rPr>
              <w:t>BioSample</w:t>
            </w:r>
          </w:p>
        </w:tc>
        <w:tc>
          <w:tcPr>
            <w:tcW w:w="2745" w:type="dxa"/>
          </w:tcPr>
          <w:p w14:paraId="7330B207" w14:textId="5DDDCBE1" w:rsidR="008D716E" w:rsidRPr="006623FD" w:rsidRDefault="00D64B0C">
            <w:pPr>
              <w:rPr>
                <w:rFonts w:ascii="Times New Roman" w:hAnsi="Times New Roman" w:cs="Times New Roman"/>
              </w:rPr>
            </w:pPr>
            <w:r w:rsidRPr="006623FD">
              <w:rPr>
                <w:rFonts w:ascii="Times New Roman" w:hAnsi="Times New Roman" w:cs="Times New Roman"/>
              </w:rPr>
              <w:t>SAMN47141674</w:t>
            </w:r>
          </w:p>
        </w:tc>
        <w:tc>
          <w:tcPr>
            <w:tcW w:w="4063" w:type="dxa"/>
          </w:tcPr>
          <w:p w14:paraId="2E2AAC68" w14:textId="2846D18E" w:rsidR="008D716E" w:rsidRPr="006623FD" w:rsidRDefault="00D64B0C">
            <w:pPr>
              <w:rPr>
                <w:rFonts w:ascii="Times New Roman" w:hAnsi="Times New Roman" w:cs="Times New Roman"/>
              </w:rPr>
            </w:pPr>
            <w:r w:rsidRPr="006623FD">
              <w:rPr>
                <w:rFonts w:ascii="Times New Roman" w:hAnsi="Times New Roman" w:cs="Times New Roman"/>
              </w:rPr>
              <w:t>SAMN47141674</w:t>
            </w:r>
          </w:p>
        </w:tc>
      </w:tr>
      <w:tr w:rsidR="008D716E" w:rsidRPr="006623FD" w14:paraId="2D6E2E1C" w14:textId="77777777" w:rsidTr="10179ABF">
        <w:tc>
          <w:tcPr>
            <w:tcW w:w="2685" w:type="dxa"/>
          </w:tcPr>
          <w:p w14:paraId="3FD7D6CC" w14:textId="77777777" w:rsidR="008D716E" w:rsidRPr="006623FD" w:rsidRDefault="008D716E">
            <w:pPr>
              <w:pBdr>
                <w:top w:val="nil"/>
                <w:left w:val="nil"/>
                <w:bottom w:val="nil"/>
                <w:right w:val="nil"/>
                <w:between w:val="nil"/>
              </w:pBdr>
              <w:rPr>
                <w:rFonts w:ascii="Times New Roman" w:hAnsi="Times New Roman" w:cs="Times New Roman"/>
                <w:b/>
                <w:color w:val="000000"/>
              </w:rPr>
            </w:pPr>
            <w:commentRangeStart w:id="57"/>
            <w:r w:rsidRPr="006623FD">
              <w:rPr>
                <w:rFonts w:ascii="Times New Roman" w:hAnsi="Times New Roman" w:cs="Times New Roman"/>
                <w:b/>
                <w:color w:val="000000"/>
              </w:rPr>
              <w:t>Run accessions</w:t>
            </w:r>
          </w:p>
        </w:tc>
        <w:tc>
          <w:tcPr>
            <w:tcW w:w="2745" w:type="dxa"/>
          </w:tcPr>
          <w:p w14:paraId="5658333D" w14:textId="7C2FFC4D" w:rsidR="008D716E" w:rsidRPr="006623FD" w:rsidRDefault="00C46749" w:rsidP="00C46749">
            <w:pPr>
              <w:rPr>
                <w:rFonts w:ascii="Times New Roman" w:hAnsi="Times New Roman" w:cs="Times New Roman"/>
                <w:color w:val="000000"/>
              </w:rPr>
            </w:pPr>
            <w:r w:rsidRPr="006623FD">
              <w:rPr>
                <w:rFonts w:ascii="Times New Roman" w:hAnsi="Times New Roman" w:cs="Times New Roman"/>
                <w:color w:val="000000"/>
              </w:rPr>
              <w:t>SRR32639444</w:t>
            </w:r>
          </w:p>
        </w:tc>
        <w:tc>
          <w:tcPr>
            <w:tcW w:w="4063" w:type="dxa"/>
          </w:tcPr>
          <w:p w14:paraId="10B290EA" w14:textId="16C281E1" w:rsidR="008D716E" w:rsidRPr="006623FD" w:rsidRDefault="00C46749" w:rsidP="00C46749">
            <w:pPr>
              <w:rPr>
                <w:rFonts w:ascii="Times New Roman" w:hAnsi="Times New Roman" w:cs="Times New Roman"/>
                <w:color w:val="000000"/>
              </w:rPr>
            </w:pPr>
            <w:r w:rsidRPr="006623FD">
              <w:rPr>
                <w:rFonts w:ascii="Times New Roman" w:hAnsi="Times New Roman" w:cs="Times New Roman"/>
                <w:color w:val="000000"/>
              </w:rPr>
              <w:t>SRR32639442</w:t>
            </w:r>
            <w:commentRangeEnd w:id="57"/>
            <w:r w:rsidR="00B0450F" w:rsidRPr="006623FD">
              <w:rPr>
                <w:rStyle w:val="CommentReference"/>
                <w:rFonts w:ascii="Times New Roman" w:hAnsi="Times New Roman" w:cs="Times New Roman"/>
                <w:color w:val="000000"/>
                <w:sz w:val="22"/>
                <w:szCs w:val="22"/>
              </w:rPr>
              <w:commentReference w:id="57"/>
            </w:r>
          </w:p>
        </w:tc>
      </w:tr>
      <w:tr w:rsidR="008D716E" w:rsidRPr="006623FD" w14:paraId="49D38400" w14:textId="77777777" w:rsidTr="10179ABF">
        <w:tc>
          <w:tcPr>
            <w:tcW w:w="2685" w:type="dxa"/>
          </w:tcPr>
          <w:p w14:paraId="76EBBE7C" w14:textId="4C0EC1C2" w:rsidR="008D716E" w:rsidRPr="006623FD" w:rsidRDefault="6B4B85FD">
            <w:pPr>
              <w:pBdr>
                <w:top w:val="nil"/>
                <w:left w:val="nil"/>
                <w:bottom w:val="nil"/>
                <w:right w:val="nil"/>
                <w:between w:val="nil"/>
              </w:pBdr>
              <w:rPr>
                <w:rFonts w:ascii="Times New Roman" w:hAnsi="Times New Roman" w:cs="Times New Roman"/>
                <w:b/>
                <w:color w:val="000000"/>
              </w:rPr>
            </w:pPr>
            <w:r w:rsidRPr="10179ABF">
              <w:rPr>
                <w:rFonts w:ascii="Times New Roman" w:hAnsi="Times New Roman" w:cs="Times New Roman"/>
                <w:b/>
                <w:bCs/>
                <w:color w:val="000000" w:themeColor="text1"/>
              </w:rPr>
              <w:t xml:space="preserve">Read </w:t>
            </w:r>
            <w:commentRangeStart w:id="58"/>
            <w:commentRangeStart w:id="59"/>
            <w:commentRangeStart w:id="60"/>
            <w:commentRangeStart w:id="61"/>
            <w:r w:rsidR="5F2101B2" w:rsidRPr="10179ABF">
              <w:rPr>
                <w:rFonts w:ascii="Times New Roman" w:hAnsi="Times New Roman" w:cs="Times New Roman"/>
                <w:b/>
                <w:bCs/>
                <w:color w:val="000000" w:themeColor="text1"/>
              </w:rPr>
              <w:t xml:space="preserve">count </w:t>
            </w:r>
            <w:commentRangeStart w:id="62"/>
            <w:r w:rsidR="5F2101B2" w:rsidRPr="10179ABF">
              <w:rPr>
                <w:rFonts w:ascii="Times New Roman" w:hAnsi="Times New Roman" w:cs="Times New Roman"/>
                <w:b/>
                <w:bCs/>
                <w:color w:val="000000" w:themeColor="text1"/>
              </w:rPr>
              <w:t>total</w:t>
            </w:r>
            <w:commentRangeEnd w:id="58"/>
            <w:r w:rsidR="00D72D6C" w:rsidRPr="006623FD">
              <w:rPr>
                <w:rStyle w:val="CommentReference"/>
                <w:rFonts w:ascii="Times New Roman" w:hAnsi="Times New Roman" w:cs="Times New Roman"/>
                <w:b/>
                <w:color w:val="000000"/>
                <w:sz w:val="22"/>
                <w:szCs w:val="22"/>
              </w:rPr>
              <w:commentReference w:id="58"/>
            </w:r>
            <w:commentRangeEnd w:id="59"/>
            <w:r w:rsidRPr="006623FD">
              <w:rPr>
                <w:rStyle w:val="CommentReference"/>
                <w:rFonts w:ascii="Times New Roman" w:hAnsi="Times New Roman" w:cs="Times New Roman"/>
                <w:b/>
                <w:color w:val="000000"/>
                <w:sz w:val="22"/>
                <w:szCs w:val="22"/>
              </w:rPr>
              <w:commentReference w:id="59"/>
            </w:r>
            <w:commentRangeEnd w:id="60"/>
            <w:r w:rsidRPr="006623FD">
              <w:rPr>
                <w:rStyle w:val="CommentReference"/>
                <w:rFonts w:ascii="Times New Roman" w:hAnsi="Times New Roman" w:cs="Times New Roman"/>
                <w:b/>
                <w:color w:val="000000"/>
                <w:sz w:val="22"/>
                <w:szCs w:val="22"/>
              </w:rPr>
              <w:commentReference w:id="60"/>
            </w:r>
            <w:commentRangeEnd w:id="61"/>
            <w:r w:rsidRPr="006623FD">
              <w:rPr>
                <w:rStyle w:val="CommentReference"/>
                <w:rFonts w:ascii="Times New Roman" w:hAnsi="Times New Roman" w:cs="Times New Roman"/>
                <w:b/>
                <w:color w:val="000000"/>
                <w:sz w:val="22"/>
                <w:szCs w:val="22"/>
              </w:rPr>
              <w:commentReference w:id="61"/>
            </w:r>
            <w:commentRangeEnd w:id="62"/>
            <w:r w:rsidR="00D72D6C" w:rsidRPr="006623FD">
              <w:rPr>
                <w:rStyle w:val="CommentReference"/>
                <w:rFonts w:ascii="Times New Roman" w:hAnsi="Times New Roman" w:cs="Times New Roman"/>
                <w:b/>
                <w:color w:val="000000"/>
                <w:sz w:val="22"/>
                <w:szCs w:val="22"/>
              </w:rPr>
              <w:commentReference w:id="62"/>
            </w:r>
          </w:p>
        </w:tc>
        <w:tc>
          <w:tcPr>
            <w:tcW w:w="2745" w:type="dxa"/>
          </w:tcPr>
          <w:p w14:paraId="4CF7A4D7" w14:textId="2C896DB7" w:rsidR="008D716E" w:rsidRPr="006623FD" w:rsidRDefault="4EECBF5E" w:rsidP="10179ABF">
            <w:pPr>
              <w:pBdr>
                <w:top w:val="nil"/>
                <w:left w:val="nil"/>
                <w:bottom w:val="nil"/>
                <w:right w:val="nil"/>
                <w:between w:val="nil"/>
              </w:pBdr>
              <w:rPr>
                <w:rFonts w:ascii="Times New Roman" w:hAnsi="Times New Roman" w:cs="Times New Roman"/>
                <w:color w:val="000000"/>
              </w:rPr>
            </w:pPr>
            <w:ins w:id="63" w:author="Lauren Huet" w:date="2026-05-29T01:14:00Z" w16du:dateUtc="2026-05-29T01:14:02Z">
              <w:r w:rsidRPr="10179ABF">
                <w:rPr>
                  <w:rFonts w:ascii="Times New Roman" w:hAnsi="Times New Roman" w:cs="Times New Roman"/>
                  <w:color w:val="000000" w:themeColor="text1"/>
                </w:rPr>
                <w:t>4533111</w:t>
              </w:r>
            </w:ins>
          </w:p>
        </w:tc>
        <w:tc>
          <w:tcPr>
            <w:tcW w:w="4063" w:type="dxa"/>
          </w:tcPr>
          <w:p w14:paraId="537BA771" w14:textId="39D03919" w:rsidR="008D716E" w:rsidRPr="006623FD" w:rsidRDefault="002140F4">
            <w:pPr>
              <w:pBdr>
                <w:top w:val="nil"/>
                <w:left w:val="nil"/>
                <w:bottom w:val="nil"/>
                <w:right w:val="nil"/>
                <w:between w:val="nil"/>
              </w:pBdr>
              <w:rPr>
                <w:rFonts w:ascii="Times New Roman" w:hAnsi="Times New Roman" w:cs="Times New Roman"/>
                <w:color w:val="000000"/>
              </w:rPr>
            </w:pPr>
            <w:r w:rsidRPr="002140F4">
              <w:rPr>
                <w:rFonts w:ascii="Times New Roman" w:hAnsi="Times New Roman" w:cs="Times New Roman"/>
                <w:color w:val="000000"/>
              </w:rPr>
              <w:t>70816274</w:t>
            </w:r>
          </w:p>
        </w:tc>
      </w:tr>
      <w:tr w:rsidR="008D716E" w:rsidRPr="006623FD" w14:paraId="592B883F" w14:textId="77777777" w:rsidTr="10179ABF">
        <w:tc>
          <w:tcPr>
            <w:tcW w:w="2685" w:type="dxa"/>
          </w:tcPr>
          <w:p w14:paraId="527BC7B2" w14:textId="77777777" w:rsidR="008D716E" w:rsidRPr="006623FD" w:rsidRDefault="008D716E">
            <w:pPr>
              <w:pBdr>
                <w:top w:val="nil"/>
                <w:left w:val="nil"/>
                <w:bottom w:val="nil"/>
                <w:right w:val="nil"/>
                <w:between w:val="nil"/>
              </w:pBdr>
              <w:rPr>
                <w:rFonts w:ascii="Times New Roman" w:hAnsi="Times New Roman" w:cs="Times New Roman"/>
                <w:b/>
                <w:color w:val="000000"/>
              </w:rPr>
            </w:pPr>
            <w:r w:rsidRPr="006623FD">
              <w:rPr>
                <w:rFonts w:ascii="Times New Roman" w:hAnsi="Times New Roman" w:cs="Times New Roman"/>
                <w:b/>
                <w:color w:val="000000"/>
              </w:rPr>
              <w:t>Base count total</w:t>
            </w:r>
          </w:p>
        </w:tc>
        <w:tc>
          <w:tcPr>
            <w:tcW w:w="2745" w:type="dxa"/>
          </w:tcPr>
          <w:p w14:paraId="71A8CD61" w14:textId="7E993769" w:rsidR="008D716E" w:rsidRPr="006623FD" w:rsidRDefault="002437D3">
            <w:pPr>
              <w:pBdr>
                <w:top w:val="nil"/>
                <w:left w:val="nil"/>
                <w:bottom w:val="nil"/>
                <w:right w:val="nil"/>
                <w:between w:val="nil"/>
              </w:pBdr>
              <w:rPr>
                <w:rFonts w:ascii="Times New Roman" w:hAnsi="Times New Roman" w:cs="Times New Roman"/>
                <w:color w:val="000000"/>
              </w:rPr>
            </w:pPr>
            <w:r w:rsidRPr="006623FD">
              <w:rPr>
                <w:rFonts w:ascii="Times New Roman" w:hAnsi="Times New Roman" w:cs="Times New Roman"/>
                <w:color w:val="000000"/>
              </w:rPr>
              <w:t>75.62</w:t>
            </w:r>
            <w:r w:rsidR="008D716E" w:rsidRPr="006623FD">
              <w:rPr>
                <w:rFonts w:ascii="Times New Roman" w:hAnsi="Times New Roman" w:cs="Times New Roman"/>
                <w:color w:val="000000"/>
              </w:rPr>
              <w:t xml:space="preserve"> Gb</w:t>
            </w:r>
          </w:p>
        </w:tc>
        <w:tc>
          <w:tcPr>
            <w:tcW w:w="4063" w:type="dxa"/>
          </w:tcPr>
          <w:p w14:paraId="73DBFAA5" w14:textId="47F55A25" w:rsidR="008D716E" w:rsidRPr="006623FD" w:rsidRDefault="002437D3">
            <w:pPr>
              <w:pBdr>
                <w:top w:val="nil"/>
                <w:left w:val="nil"/>
                <w:bottom w:val="nil"/>
                <w:right w:val="nil"/>
                <w:between w:val="nil"/>
              </w:pBdr>
              <w:rPr>
                <w:rFonts w:ascii="Times New Roman" w:hAnsi="Times New Roman" w:cs="Times New Roman"/>
                <w:color w:val="000000"/>
              </w:rPr>
            </w:pPr>
            <w:r w:rsidRPr="006623FD">
              <w:rPr>
                <w:rFonts w:ascii="Times New Roman" w:hAnsi="Times New Roman" w:cs="Times New Roman"/>
                <w:color w:val="000000"/>
              </w:rPr>
              <w:t>42.71</w:t>
            </w:r>
            <w:r w:rsidR="008D716E" w:rsidRPr="006623FD">
              <w:rPr>
                <w:rFonts w:ascii="Times New Roman" w:hAnsi="Times New Roman" w:cs="Times New Roman"/>
                <w:color w:val="000000"/>
              </w:rPr>
              <w:t xml:space="preserve"> Gb</w:t>
            </w:r>
          </w:p>
        </w:tc>
      </w:tr>
    </w:tbl>
    <w:p w14:paraId="55816925" w14:textId="5D97AA5B" w:rsidR="00FB0297" w:rsidRPr="006623FD" w:rsidRDefault="00FB0297" w:rsidP="007A2353">
      <w:pPr>
        <w:rPr>
          <w:rFonts w:ascii="Times New Roman" w:hAnsi="Times New Roman" w:cs="Times New Roman"/>
        </w:rPr>
      </w:pPr>
    </w:p>
    <w:p w14:paraId="3AE82371" w14:textId="202E199E" w:rsidR="007B1382" w:rsidRPr="006623FD" w:rsidRDefault="00A47626" w:rsidP="00C734D7">
      <w:pPr>
        <w:pStyle w:val="Heading2"/>
        <w:rPr>
          <w:rFonts w:ascii="Times New Roman" w:hAnsi="Times New Roman" w:cs="Times New Roman"/>
        </w:rPr>
      </w:pPr>
      <w:r w:rsidRPr="006623FD">
        <w:rPr>
          <w:rFonts w:ascii="Times New Roman" w:hAnsi="Times New Roman" w:cs="Times New Roman"/>
        </w:rPr>
        <w:t>Assembly Statistics</w:t>
      </w:r>
    </w:p>
    <w:p w14:paraId="45A5E667" w14:textId="0D1DFC63" w:rsidR="00083EE0" w:rsidRPr="006623FD" w:rsidRDefault="007B1382" w:rsidP="00A47626">
      <w:pPr>
        <w:rPr>
          <w:rFonts w:ascii="Times New Roman" w:hAnsi="Times New Roman" w:cs="Times New Roman"/>
        </w:rPr>
      </w:pPr>
      <w:r w:rsidRPr="006623FD">
        <w:rPr>
          <w:rFonts w:ascii="Times New Roman" w:hAnsi="Times New Roman" w:cs="Times New Roman"/>
        </w:rPr>
        <w:t xml:space="preserve">Haplotype </w:t>
      </w:r>
      <w:r w:rsidR="00F37B84" w:rsidRPr="006623FD">
        <w:rPr>
          <w:rFonts w:ascii="Times New Roman" w:hAnsi="Times New Roman" w:cs="Times New Roman"/>
        </w:rPr>
        <w:t xml:space="preserve">1 and Haplotype </w:t>
      </w:r>
      <w:r w:rsidR="003D2E9C">
        <w:rPr>
          <w:rFonts w:ascii="Times New Roman" w:hAnsi="Times New Roman" w:cs="Times New Roman"/>
        </w:rPr>
        <w:t>2</w:t>
      </w:r>
      <w:r w:rsidR="00F37B84" w:rsidRPr="006623FD">
        <w:rPr>
          <w:rFonts w:ascii="Times New Roman" w:hAnsi="Times New Roman" w:cs="Times New Roman"/>
        </w:rPr>
        <w:t xml:space="preserve"> were assembled using Hi-C phasing and scaffolded, the two haplotypes were </w:t>
      </w:r>
      <w:r w:rsidR="00BF27BB" w:rsidRPr="006623FD">
        <w:rPr>
          <w:rFonts w:ascii="Times New Roman" w:hAnsi="Times New Roman" w:cs="Times New Roman"/>
        </w:rPr>
        <w:t xml:space="preserve">combined for </w:t>
      </w:r>
      <w:r w:rsidR="005F32EF" w:rsidRPr="006623FD">
        <w:rPr>
          <w:rFonts w:ascii="Times New Roman" w:hAnsi="Times New Roman" w:cs="Times New Roman"/>
        </w:rPr>
        <w:t xml:space="preserve">manual </w:t>
      </w:r>
      <w:r w:rsidR="00BF27BB" w:rsidRPr="006623FD">
        <w:rPr>
          <w:rFonts w:ascii="Times New Roman" w:hAnsi="Times New Roman" w:cs="Times New Roman"/>
        </w:rPr>
        <w:t xml:space="preserve">curation. </w:t>
      </w:r>
      <w:r w:rsidR="004B1BDF" w:rsidRPr="006623FD">
        <w:rPr>
          <w:rFonts w:ascii="Times New Roman" w:hAnsi="Times New Roman" w:cs="Times New Roman"/>
        </w:rPr>
        <w:t xml:space="preserve">The resulting curated assemblies were </w:t>
      </w:r>
      <w:r w:rsidR="00743845" w:rsidRPr="006623FD">
        <w:rPr>
          <w:rFonts w:ascii="Times New Roman" w:hAnsi="Times New Roman" w:cs="Times New Roman"/>
        </w:rPr>
        <w:t>processed through OceanOmics post curation pipeline (</w:t>
      </w:r>
      <w:hyperlink r:id="rId49" w:history="1">
        <w:r w:rsidR="00083EE0" w:rsidRPr="00083EE0">
          <w:rPr>
            <w:rStyle w:val="Hyperlink"/>
            <w:rFonts w:ascii="Times New Roman" w:hAnsi="Times New Roman" w:cs="Times New Roman"/>
          </w:rPr>
          <w:t>OceanOmics-OceanGenomes-post-curation</w:t>
        </w:r>
      </w:hyperlink>
      <w:r w:rsidR="00743845" w:rsidRPr="006623FD">
        <w:rPr>
          <w:rFonts w:ascii="Times New Roman" w:hAnsi="Times New Roman" w:cs="Times New Roman"/>
        </w:rPr>
        <w:t>) for quality checks</w:t>
      </w:r>
      <w:r w:rsidR="00083EE0">
        <w:rPr>
          <w:rFonts w:ascii="Times New Roman" w:hAnsi="Times New Roman" w:cs="Times New Roman"/>
        </w:rPr>
        <w:t xml:space="preserve">. </w:t>
      </w:r>
    </w:p>
    <w:p w14:paraId="05D803CD" w14:textId="65D13CD2" w:rsidR="0029487B" w:rsidRPr="006623FD" w:rsidRDefault="00743845" w:rsidP="00A47626">
      <w:pPr>
        <w:rPr>
          <w:rFonts w:ascii="Times New Roman" w:hAnsi="Times New Roman" w:cs="Times New Roman"/>
        </w:rPr>
      </w:pPr>
      <w:r w:rsidRPr="006623FD">
        <w:rPr>
          <w:rFonts w:ascii="Times New Roman" w:hAnsi="Times New Roman" w:cs="Times New Roman"/>
        </w:rPr>
        <w:t>The final haplotype</w:t>
      </w:r>
      <w:r w:rsidR="00FD318C" w:rsidRPr="006623FD">
        <w:rPr>
          <w:rFonts w:ascii="Times New Roman" w:hAnsi="Times New Roman" w:cs="Times New Roman"/>
        </w:rPr>
        <w:t xml:space="preserve"> 1 assembly</w:t>
      </w:r>
      <w:r w:rsidRPr="006623FD">
        <w:rPr>
          <w:rFonts w:ascii="Times New Roman" w:hAnsi="Times New Roman" w:cs="Times New Roman"/>
        </w:rPr>
        <w:t xml:space="preserve"> </w:t>
      </w:r>
      <w:r w:rsidR="00FE7413" w:rsidRPr="006623FD">
        <w:rPr>
          <w:rFonts w:ascii="Times New Roman" w:hAnsi="Times New Roman" w:cs="Times New Roman"/>
        </w:rPr>
        <w:t>had a total length of 728</w:t>
      </w:r>
      <w:r w:rsidR="004C64D5" w:rsidRPr="006623FD">
        <w:rPr>
          <w:rFonts w:ascii="Times New Roman" w:hAnsi="Times New Roman" w:cs="Times New Roman"/>
        </w:rPr>
        <w:t>.</w:t>
      </w:r>
      <w:r w:rsidR="00FE7413" w:rsidRPr="006623FD">
        <w:rPr>
          <w:rFonts w:ascii="Times New Roman" w:hAnsi="Times New Roman" w:cs="Times New Roman"/>
        </w:rPr>
        <w:t>78</w:t>
      </w:r>
      <w:r w:rsidR="004C64D5" w:rsidRPr="006623FD">
        <w:rPr>
          <w:rFonts w:ascii="Times New Roman" w:hAnsi="Times New Roman" w:cs="Times New Roman"/>
        </w:rPr>
        <w:t xml:space="preserve"> M</w:t>
      </w:r>
      <w:r w:rsidR="00E46AC2" w:rsidRPr="006623FD">
        <w:rPr>
          <w:rFonts w:ascii="Times New Roman" w:hAnsi="Times New Roman" w:cs="Times New Roman"/>
        </w:rPr>
        <w:t>b</w:t>
      </w:r>
      <w:r w:rsidR="00FD318C" w:rsidRPr="006623FD">
        <w:rPr>
          <w:rFonts w:ascii="Times New Roman" w:hAnsi="Times New Roman" w:cs="Times New Roman"/>
        </w:rPr>
        <w:t xml:space="preserve">, </w:t>
      </w:r>
      <w:r w:rsidR="00811388" w:rsidRPr="006623FD">
        <w:rPr>
          <w:rFonts w:ascii="Times New Roman" w:hAnsi="Times New Roman" w:cs="Times New Roman"/>
        </w:rPr>
        <w:t xml:space="preserve">with a scaffold n50 of </w:t>
      </w:r>
      <w:r w:rsidR="00E46AC2" w:rsidRPr="006623FD">
        <w:rPr>
          <w:rFonts w:ascii="Times New Roman" w:hAnsi="Times New Roman" w:cs="Times New Roman"/>
        </w:rPr>
        <w:t>50.14 Mb</w:t>
      </w:r>
      <w:r w:rsidR="006B63E5" w:rsidRPr="006623FD">
        <w:rPr>
          <w:rFonts w:ascii="Times New Roman" w:hAnsi="Times New Roman" w:cs="Times New Roman"/>
        </w:rPr>
        <w:t xml:space="preserve"> and </w:t>
      </w:r>
      <w:r w:rsidR="003D68CC" w:rsidRPr="006623FD">
        <w:rPr>
          <w:rFonts w:ascii="Times New Roman" w:hAnsi="Times New Roman" w:cs="Times New Roman"/>
        </w:rPr>
        <w:t xml:space="preserve">164 </w:t>
      </w:r>
      <w:r w:rsidR="006B63E5" w:rsidRPr="006623FD">
        <w:rPr>
          <w:rFonts w:ascii="Times New Roman" w:hAnsi="Times New Roman" w:cs="Times New Roman"/>
        </w:rPr>
        <w:t>gaps</w:t>
      </w:r>
      <w:r w:rsidR="004C64D5" w:rsidRPr="006623FD">
        <w:rPr>
          <w:rFonts w:ascii="Times New Roman" w:hAnsi="Times New Roman" w:cs="Times New Roman"/>
        </w:rPr>
        <w:t xml:space="preserve"> (Table 2). </w:t>
      </w:r>
    </w:p>
    <w:p w14:paraId="1AC89A70" w14:textId="7549A6EB" w:rsidR="00743845" w:rsidRDefault="00861129" w:rsidP="00A47626">
      <w:pPr>
        <w:rPr>
          <w:rFonts w:ascii="Times New Roman" w:hAnsi="Times New Roman" w:cs="Times New Roman"/>
          <w:color w:val="000000"/>
        </w:rPr>
      </w:pPr>
      <w:r w:rsidRPr="006623FD">
        <w:rPr>
          <w:rFonts w:ascii="Times New Roman" w:hAnsi="Times New Roman" w:cs="Times New Roman"/>
        </w:rPr>
        <w:t xml:space="preserve">A total of </w:t>
      </w:r>
      <w:r w:rsidR="00FD318C" w:rsidRPr="006623FD">
        <w:rPr>
          <w:rFonts w:ascii="Times New Roman" w:hAnsi="Times New Roman" w:cs="Times New Roman"/>
        </w:rPr>
        <w:t>99.44% of scaffolds</w:t>
      </w:r>
      <w:r w:rsidR="00F712DF">
        <w:rPr>
          <w:rFonts w:ascii="Times New Roman" w:hAnsi="Times New Roman" w:cs="Times New Roman"/>
        </w:rPr>
        <w:t xml:space="preserve"> were</w:t>
      </w:r>
      <w:r w:rsidR="00FD318C" w:rsidRPr="006623FD">
        <w:rPr>
          <w:rFonts w:ascii="Times New Roman" w:hAnsi="Times New Roman" w:cs="Times New Roman"/>
        </w:rPr>
        <w:t xml:space="preserve"> assigned </w:t>
      </w:r>
      <w:r w:rsidRPr="006623FD">
        <w:rPr>
          <w:rFonts w:ascii="Times New Roman" w:hAnsi="Times New Roman" w:cs="Times New Roman"/>
        </w:rPr>
        <w:t>to 24</w:t>
      </w:r>
      <w:r w:rsidR="009444C5" w:rsidRPr="006623FD">
        <w:rPr>
          <w:rFonts w:ascii="Times New Roman" w:hAnsi="Times New Roman" w:cs="Times New Roman"/>
        </w:rPr>
        <w:t xml:space="preserve"> autosomal chromosomes. </w:t>
      </w:r>
      <w:r w:rsidR="008450E9" w:rsidRPr="006623FD">
        <w:rPr>
          <w:rFonts w:ascii="Times New Roman" w:hAnsi="Times New Roman" w:cs="Times New Roman"/>
          <w:color w:val="000000"/>
        </w:rPr>
        <w:t xml:space="preserve">Chromosome-scale scaffolds confirmed by the Hi-C data are named in order of size (Figure </w:t>
      </w:r>
      <w:hyperlink w:anchor="bookmark=id.3rdcrjn">
        <w:r w:rsidR="008450E9" w:rsidRPr="006623FD">
          <w:rPr>
            <w:rFonts w:ascii="Times New Roman" w:hAnsi="Times New Roman" w:cs="Times New Roman"/>
            <w:color w:val="156082"/>
          </w:rPr>
          <w:t>2</w:t>
        </w:r>
      </w:hyperlink>
      <w:r w:rsidR="008450E9" w:rsidRPr="006623FD">
        <w:rPr>
          <w:rFonts w:ascii="Times New Roman" w:hAnsi="Times New Roman" w:cs="Times New Roman"/>
          <w:color w:val="000000"/>
        </w:rPr>
        <w:t xml:space="preserve">; Table </w:t>
      </w:r>
      <w:hyperlink w:anchor="bookmark=id.lnxbz9">
        <w:r w:rsidR="008450E9" w:rsidRPr="006623FD">
          <w:rPr>
            <w:rFonts w:ascii="Times New Roman" w:hAnsi="Times New Roman" w:cs="Times New Roman"/>
            <w:color w:val="156082"/>
          </w:rPr>
          <w:t>3</w:t>
        </w:r>
      </w:hyperlink>
      <w:r w:rsidR="008450E9" w:rsidRPr="006623FD">
        <w:rPr>
          <w:rFonts w:ascii="Times New Roman" w:hAnsi="Times New Roman" w:cs="Times New Roman"/>
          <w:color w:val="000000"/>
        </w:rPr>
        <w:t>).</w:t>
      </w:r>
    </w:p>
    <w:p w14:paraId="517E22AB" w14:textId="01F446F5" w:rsidR="003124D6" w:rsidRDefault="04125251" w:rsidP="003124D6">
      <w:pPr>
        <w:rPr>
          <w:rFonts w:ascii="Times New Roman" w:hAnsi="Times New Roman" w:cs="Times New Roman"/>
          <w:color w:val="000000"/>
        </w:rPr>
      </w:pPr>
      <w:r w:rsidRPr="10179ABF">
        <w:rPr>
          <w:rFonts w:ascii="Times New Roman" w:hAnsi="Times New Roman" w:cs="Times New Roman"/>
          <w:color w:val="000000" w:themeColor="text1"/>
        </w:rPr>
        <w:t xml:space="preserve">The mitochondrial genome was also assembled and has been submitted as a standalone record to </w:t>
      </w:r>
      <w:commentRangeStart w:id="64"/>
      <w:commentRangeStart w:id="65"/>
      <w:commentRangeStart w:id="66"/>
      <w:commentRangeStart w:id="67"/>
      <w:r w:rsidRPr="10179ABF">
        <w:rPr>
          <w:rFonts w:ascii="Times New Roman" w:hAnsi="Times New Roman" w:cs="Times New Roman"/>
          <w:color w:val="000000" w:themeColor="text1"/>
        </w:rPr>
        <w:t>genbank</w:t>
      </w:r>
      <w:commentRangeEnd w:id="66"/>
      <w:r w:rsidR="003124D6" w:rsidRPr="10179ABF">
        <w:rPr>
          <w:rStyle w:val="CommentReference"/>
          <w:rFonts w:ascii="Times New Roman" w:hAnsi="Times New Roman" w:cs="Times New Roman"/>
          <w:color w:val="000000" w:themeColor="text1"/>
          <w:sz w:val="22"/>
          <w:szCs w:val="22"/>
        </w:rPr>
        <w:commentReference w:id="66"/>
      </w:r>
      <w:commentRangeEnd w:id="67"/>
      <w:r w:rsidRPr="10179ABF">
        <w:rPr>
          <w:rStyle w:val="CommentReference"/>
          <w:rFonts w:ascii="Times New Roman" w:hAnsi="Times New Roman" w:cs="Times New Roman"/>
          <w:color w:val="000000" w:themeColor="text1"/>
          <w:sz w:val="22"/>
          <w:szCs w:val="22"/>
        </w:rPr>
        <w:commentReference w:id="67"/>
      </w:r>
      <w:del w:id="68" w:author="Lauren Huet" w:date="2026-05-29T01:16:00Z" w16du:dateUtc="2026-05-29T01:16:59Z">
        <w:r w:rsidR="003124D6" w:rsidRPr="10179ABF" w:rsidDel="04125251">
          <w:rPr>
            <w:rFonts w:ascii="Times New Roman" w:hAnsi="Times New Roman" w:cs="Times New Roman"/>
            <w:color w:val="000000" w:themeColor="text1"/>
          </w:rPr>
          <w:delText>.</w:delText>
        </w:r>
      </w:del>
      <w:r w:rsidRPr="10179ABF">
        <w:rPr>
          <w:rFonts w:ascii="Times New Roman" w:hAnsi="Times New Roman" w:cs="Times New Roman"/>
          <w:color w:val="000000" w:themeColor="text1"/>
        </w:rPr>
        <w:t xml:space="preserve"> </w:t>
      </w:r>
      <w:commentRangeEnd w:id="64"/>
      <w:r w:rsidR="003124D6" w:rsidRPr="10179ABF">
        <w:rPr>
          <w:rStyle w:val="CommentReference"/>
          <w:rFonts w:ascii="Times New Roman" w:hAnsi="Times New Roman" w:cs="Times New Roman"/>
          <w:color w:val="000000" w:themeColor="text1"/>
          <w:sz w:val="22"/>
          <w:szCs w:val="22"/>
        </w:rPr>
        <w:commentReference w:id="64"/>
      </w:r>
      <w:commentRangeEnd w:id="65"/>
      <w:r w:rsidRPr="10179ABF">
        <w:rPr>
          <w:rStyle w:val="CommentReference"/>
          <w:rFonts w:ascii="Times New Roman" w:hAnsi="Times New Roman" w:cs="Times New Roman"/>
          <w:color w:val="000000" w:themeColor="text1"/>
          <w:sz w:val="22"/>
          <w:szCs w:val="22"/>
        </w:rPr>
        <w:commentReference w:id="65"/>
      </w:r>
      <w:ins w:id="69" w:author="Lauren Huet" w:date="2026-05-29T01:16:00Z" w16du:dateUtc="2026-05-29T01:16:56Z">
        <w:r w:rsidR="35DB02AB" w:rsidRPr="10179ABF">
          <w:rPr>
            <w:rFonts w:ascii="Times New Roman" w:hAnsi="Times New Roman" w:cs="Times New Roman"/>
            <w:color w:val="000000" w:themeColor="text1"/>
          </w:rPr>
          <w:t>PP897915.</w:t>
        </w:r>
      </w:ins>
    </w:p>
    <w:p w14:paraId="601C4913" w14:textId="44F3437E" w:rsidR="003124D6" w:rsidRPr="006623FD" w:rsidRDefault="003124D6" w:rsidP="003124D6">
      <w:pPr>
        <w:rPr>
          <w:rFonts w:ascii="Times New Roman" w:hAnsi="Times New Roman" w:cs="Times New Roman"/>
          <w:color w:val="000000"/>
        </w:rPr>
      </w:pPr>
      <w:r w:rsidRPr="006623FD">
        <w:rPr>
          <w:rFonts w:ascii="Times New Roman" w:hAnsi="Times New Roman" w:cs="Times New Roman"/>
          <w:b/>
          <w:bCs/>
        </w:rPr>
        <w:t>Table 2.</w:t>
      </w:r>
      <w:r w:rsidRPr="006623FD">
        <w:rPr>
          <w:rFonts w:ascii="Times New Roman" w:hAnsi="Times New Roman" w:cs="Times New Roman"/>
        </w:rPr>
        <w:t xml:space="preserve"> Genome assembly </w:t>
      </w:r>
      <w:r w:rsidR="008357B1">
        <w:rPr>
          <w:rFonts w:ascii="Times New Roman" w:hAnsi="Times New Roman" w:cs="Times New Roman"/>
        </w:rPr>
        <w:t>information</w:t>
      </w:r>
      <w:r w:rsidR="008357B1" w:rsidRPr="006623FD">
        <w:rPr>
          <w:rFonts w:ascii="Times New Roman" w:hAnsi="Times New Roman" w:cs="Times New Roman"/>
        </w:rPr>
        <w:t xml:space="preserve"> </w:t>
      </w:r>
      <w:r w:rsidRPr="006623FD">
        <w:rPr>
          <w:rFonts w:ascii="Times New Roman" w:hAnsi="Times New Roman" w:cs="Times New Roman"/>
        </w:rPr>
        <w:t xml:space="preserve">for </w:t>
      </w:r>
      <w:r w:rsidRPr="006623FD">
        <w:rPr>
          <w:rFonts w:ascii="Times New Roman" w:hAnsi="Times New Roman" w:cs="Times New Roman"/>
          <w:i/>
          <w:iCs/>
        </w:rPr>
        <w:t>Ophthalmolepis lineolata</w:t>
      </w:r>
      <w:r>
        <w:rPr>
          <w:rFonts w:ascii="Times New Roman" w:hAnsi="Times New Roman" w:cs="Times New Roman"/>
          <w:i/>
          <w:iCs/>
        </w:rPr>
        <w:t xml:space="preserve"> </w:t>
      </w:r>
      <w:r w:rsidR="008357B1" w:rsidRPr="006623FD">
        <w:rPr>
          <w:rFonts w:ascii="Times New Roman" w:hAnsi="Times New Roman" w:cs="Times New Roman"/>
          <w:color w:val="000000"/>
        </w:rPr>
        <w:t>show</w:t>
      </w:r>
      <w:r w:rsidR="008357B1">
        <w:rPr>
          <w:rFonts w:ascii="Times New Roman" w:hAnsi="Times New Roman" w:cs="Times New Roman"/>
          <w:color w:val="000000"/>
        </w:rPr>
        <w:t>ing</w:t>
      </w:r>
      <w:r w:rsidR="008357B1" w:rsidRPr="006623FD">
        <w:rPr>
          <w:rFonts w:ascii="Times New Roman" w:hAnsi="Times New Roman" w:cs="Times New Roman"/>
          <w:color w:val="000000"/>
        </w:rPr>
        <w:t xml:space="preserve"> </w:t>
      </w:r>
      <w:r w:rsidRPr="006623FD">
        <w:rPr>
          <w:rFonts w:ascii="Times New Roman" w:hAnsi="Times New Roman" w:cs="Times New Roman"/>
          <w:color w:val="000000"/>
        </w:rPr>
        <w:t xml:space="preserve">the assembly metric benchmarks adapted from Rhie </w:t>
      </w:r>
      <w:r w:rsidRPr="006623FD">
        <w:rPr>
          <w:rFonts w:ascii="Times New Roman" w:hAnsi="Times New Roman" w:cs="Times New Roman"/>
          <w:i/>
          <w:color w:val="000000"/>
        </w:rPr>
        <w:t>et al.</w:t>
      </w:r>
      <w:r w:rsidRPr="006623FD">
        <w:rPr>
          <w:rFonts w:ascii="Times New Roman" w:hAnsi="Times New Roman" w:cs="Times New Roman"/>
          <w:color w:val="000000"/>
        </w:rPr>
        <w:t xml:space="preserve"> (</w:t>
      </w:r>
      <w:hyperlink w:anchor="bookmark=id.3q5sasy">
        <w:r w:rsidRPr="006623FD">
          <w:rPr>
            <w:rFonts w:ascii="Times New Roman" w:hAnsi="Times New Roman" w:cs="Times New Roman"/>
            <w:color w:val="156082"/>
          </w:rPr>
          <w:t>2021</w:t>
        </w:r>
      </w:hyperlink>
      <w:r w:rsidRPr="006623FD">
        <w:rPr>
          <w:rFonts w:ascii="Times New Roman" w:hAnsi="Times New Roman" w:cs="Times New Roman"/>
          <w:color w:val="000000"/>
        </w:rPr>
        <w:t xml:space="preserve">) and the Earth BioGenome Project Report on Assembly Standards </w:t>
      </w:r>
      <w:hyperlink r:id="rId50">
        <w:r w:rsidRPr="006623FD">
          <w:rPr>
            <w:rFonts w:ascii="Times New Roman" w:hAnsi="Times New Roman" w:cs="Times New Roman"/>
            <w:color w:val="156082"/>
          </w:rPr>
          <w:t>September 2024</w:t>
        </w:r>
      </w:hyperlink>
      <w:r w:rsidRPr="006623FD">
        <w:rPr>
          <w:rFonts w:ascii="Times New Roman" w:hAnsi="Times New Roman" w:cs="Times New Roman"/>
          <w:color w:val="000000"/>
        </w:rPr>
        <w:t xml:space="preserve"> for the chromosome-level assembly haplotype 1</w:t>
      </w:r>
      <w:r>
        <w:rPr>
          <w:rFonts w:ascii="Times New Roman" w:hAnsi="Times New Roman" w:cs="Times New Roman"/>
          <w:color w:val="000000"/>
        </w:rPr>
        <w:t xml:space="preserve"> compared with </w:t>
      </w:r>
      <w:r w:rsidRPr="002C01E1">
        <w:rPr>
          <w:rFonts w:ascii="Times New Roman" w:hAnsi="Times New Roman" w:cs="Times New Roman"/>
          <w:i/>
          <w:iCs/>
        </w:rPr>
        <w:t xml:space="preserve">Ophthalmolepis </w:t>
      </w:r>
      <w:r w:rsidRPr="007A3814">
        <w:rPr>
          <w:rFonts w:ascii="Times New Roman" w:hAnsi="Times New Roman" w:cs="Times New Roman"/>
          <w:i/>
          <w:iCs/>
        </w:rPr>
        <w:t>lineolata</w:t>
      </w:r>
      <w:r>
        <w:rPr>
          <w:rFonts w:ascii="Times New Roman" w:hAnsi="Times New Roman" w:cs="Times New Roman"/>
          <w:i/>
          <w:iCs/>
        </w:rPr>
        <w:t xml:space="preserve">m </w:t>
      </w:r>
      <w:r w:rsidRPr="003124D6">
        <w:rPr>
          <w:rFonts w:ascii="Times New Roman" w:hAnsi="Times New Roman" w:cs="Times New Roman"/>
        </w:rPr>
        <w:t>assembly results from haplotype one and two.</w:t>
      </w:r>
    </w:p>
    <w:tbl>
      <w:tblPr>
        <w:tblpPr w:leftFromText="180" w:rightFromText="180" w:vertAnchor="page" w:horzAnchor="margin" w:tblpY="1579"/>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11"/>
        <w:gridCol w:w="1428"/>
        <w:gridCol w:w="1418"/>
        <w:gridCol w:w="1842"/>
        <w:gridCol w:w="1985"/>
      </w:tblGrid>
      <w:tr w:rsidR="003124D6" w:rsidRPr="006623FD" w14:paraId="552FBFC2" w14:textId="77777777" w:rsidTr="10179ABF">
        <w:trPr>
          <w:tblHeader/>
        </w:trPr>
        <w:tc>
          <w:tcPr>
            <w:tcW w:w="2111" w:type="dxa"/>
            <w:shd w:val="clear" w:color="auto" w:fill="EFEFEF"/>
          </w:tcPr>
          <w:p w14:paraId="365DDE8E"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b/>
                <w:color w:val="000000"/>
              </w:rPr>
            </w:pPr>
          </w:p>
        </w:tc>
        <w:tc>
          <w:tcPr>
            <w:tcW w:w="2846" w:type="dxa"/>
            <w:gridSpan w:val="2"/>
            <w:shd w:val="clear" w:color="auto" w:fill="EFEFEF"/>
          </w:tcPr>
          <w:p w14:paraId="4A2FB358"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i/>
                <w:iCs/>
              </w:rPr>
            </w:pPr>
            <w:r w:rsidRPr="007A3814">
              <w:rPr>
                <w:rFonts w:ascii="Times New Roman" w:hAnsi="Times New Roman" w:cs="Times New Roman"/>
                <w:b/>
                <w:color w:val="000000"/>
              </w:rPr>
              <w:t>Consortia standards</w:t>
            </w:r>
          </w:p>
        </w:tc>
        <w:tc>
          <w:tcPr>
            <w:tcW w:w="3827" w:type="dxa"/>
            <w:gridSpan w:val="2"/>
            <w:shd w:val="clear" w:color="auto" w:fill="EFEFEF"/>
          </w:tcPr>
          <w:p w14:paraId="230014EE"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b/>
                <w:color w:val="000000"/>
              </w:rPr>
            </w:pPr>
            <w:r w:rsidRPr="007A3814">
              <w:rPr>
                <w:rFonts w:ascii="Times New Roman" w:hAnsi="Times New Roman" w:cs="Times New Roman"/>
                <w:i/>
                <w:iCs/>
              </w:rPr>
              <w:t>Ophthalmolepis lineolata</w:t>
            </w:r>
          </w:p>
        </w:tc>
      </w:tr>
      <w:tr w:rsidR="003124D6" w:rsidRPr="006623FD" w14:paraId="6CFF9628" w14:textId="77777777" w:rsidTr="10179ABF">
        <w:trPr>
          <w:tblHeader/>
        </w:trPr>
        <w:tc>
          <w:tcPr>
            <w:tcW w:w="2111" w:type="dxa"/>
            <w:shd w:val="clear" w:color="auto" w:fill="EFEFEF"/>
          </w:tcPr>
          <w:p w14:paraId="23DC5264"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p>
        </w:tc>
        <w:tc>
          <w:tcPr>
            <w:tcW w:w="1428" w:type="dxa"/>
            <w:shd w:val="clear" w:color="auto" w:fill="EFEFEF"/>
          </w:tcPr>
          <w:p w14:paraId="565182CB"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b/>
                <w:color w:val="000000"/>
              </w:rPr>
            </w:pPr>
            <w:r w:rsidRPr="007A3814">
              <w:rPr>
                <w:rFonts w:ascii="Times New Roman" w:hAnsi="Times New Roman" w:cs="Times New Roman"/>
                <w:b/>
                <w:color w:val="000000"/>
              </w:rPr>
              <w:t>EBP</w:t>
            </w:r>
          </w:p>
        </w:tc>
        <w:tc>
          <w:tcPr>
            <w:tcW w:w="1418" w:type="dxa"/>
            <w:shd w:val="clear" w:color="auto" w:fill="EFEFEF"/>
          </w:tcPr>
          <w:p w14:paraId="101395FE"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b/>
                <w:color w:val="000000"/>
              </w:rPr>
            </w:pPr>
            <w:r w:rsidRPr="007A3814">
              <w:rPr>
                <w:rFonts w:ascii="Times New Roman" w:hAnsi="Times New Roman" w:cs="Times New Roman"/>
                <w:b/>
                <w:color w:val="000000"/>
              </w:rPr>
              <w:t>VGP</w:t>
            </w:r>
          </w:p>
        </w:tc>
        <w:tc>
          <w:tcPr>
            <w:tcW w:w="1842" w:type="dxa"/>
            <w:shd w:val="clear" w:color="auto" w:fill="EFEFEF"/>
          </w:tcPr>
          <w:p w14:paraId="5A6DE87F"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Haplotype 1</w:t>
            </w:r>
          </w:p>
        </w:tc>
        <w:tc>
          <w:tcPr>
            <w:tcW w:w="1985" w:type="dxa"/>
            <w:shd w:val="clear" w:color="auto" w:fill="EFEFEF"/>
          </w:tcPr>
          <w:p w14:paraId="457D24F5"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Haplotype 2</w:t>
            </w:r>
          </w:p>
        </w:tc>
      </w:tr>
      <w:tr w:rsidR="003124D6" w:rsidRPr="006623FD" w14:paraId="78DD0595" w14:textId="77777777" w:rsidTr="10179ABF">
        <w:tc>
          <w:tcPr>
            <w:tcW w:w="2111" w:type="dxa"/>
          </w:tcPr>
          <w:p w14:paraId="24305D7E"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Assembly name</w:t>
            </w:r>
          </w:p>
        </w:tc>
        <w:tc>
          <w:tcPr>
            <w:tcW w:w="1428" w:type="dxa"/>
          </w:tcPr>
          <w:p w14:paraId="6E7F600C"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rPr>
            </w:pPr>
          </w:p>
        </w:tc>
        <w:tc>
          <w:tcPr>
            <w:tcW w:w="1418" w:type="dxa"/>
          </w:tcPr>
          <w:p w14:paraId="27948BD2"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rPr>
            </w:pPr>
          </w:p>
        </w:tc>
        <w:tc>
          <w:tcPr>
            <w:tcW w:w="1842" w:type="dxa"/>
          </w:tcPr>
          <w:p w14:paraId="08C4BAA7"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rPr>
              <w:t>fOphLin2</w:t>
            </w:r>
            <w:r w:rsidRPr="007A3814">
              <w:rPr>
                <w:rFonts w:ascii="Times New Roman" w:hAnsi="Times New Roman" w:cs="Times New Roman"/>
                <w:color w:val="000000"/>
              </w:rPr>
              <w:t>.hap1</w:t>
            </w:r>
          </w:p>
        </w:tc>
        <w:tc>
          <w:tcPr>
            <w:tcW w:w="1985" w:type="dxa"/>
          </w:tcPr>
          <w:p w14:paraId="7E395774"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rPr>
              <w:t>fOphLin2</w:t>
            </w:r>
            <w:r w:rsidRPr="007A3814">
              <w:rPr>
                <w:rFonts w:ascii="Times New Roman" w:hAnsi="Times New Roman" w:cs="Times New Roman"/>
                <w:color w:val="000000"/>
              </w:rPr>
              <w:t>.hap2</w:t>
            </w:r>
          </w:p>
        </w:tc>
      </w:tr>
      <w:tr w:rsidR="003124D6" w:rsidRPr="006623FD" w14:paraId="79A22D40" w14:textId="77777777" w:rsidTr="10179ABF">
        <w:tc>
          <w:tcPr>
            <w:tcW w:w="2111" w:type="dxa"/>
          </w:tcPr>
          <w:p w14:paraId="522C1C7D"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Assembly accession</w:t>
            </w:r>
          </w:p>
        </w:tc>
        <w:tc>
          <w:tcPr>
            <w:tcW w:w="1428" w:type="dxa"/>
          </w:tcPr>
          <w:p w14:paraId="014DCEE4"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p>
        </w:tc>
        <w:tc>
          <w:tcPr>
            <w:tcW w:w="1418" w:type="dxa"/>
          </w:tcPr>
          <w:p w14:paraId="2106AE6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p>
        </w:tc>
        <w:tc>
          <w:tcPr>
            <w:tcW w:w="1842" w:type="dxa"/>
          </w:tcPr>
          <w:p w14:paraId="185CD03A"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PRJNA1228108</w:t>
            </w:r>
          </w:p>
        </w:tc>
        <w:tc>
          <w:tcPr>
            <w:tcW w:w="1985" w:type="dxa"/>
          </w:tcPr>
          <w:p w14:paraId="3BAD1241" w14:textId="77777777" w:rsidR="003124D6" w:rsidRPr="007A3814" w:rsidRDefault="003124D6" w:rsidP="008D5433">
            <w:pPr>
              <w:jc w:val="center"/>
              <w:rPr>
                <w:rFonts w:ascii="Times New Roman" w:hAnsi="Times New Roman" w:cs="Times New Roman"/>
                <w:color w:val="000000"/>
              </w:rPr>
            </w:pPr>
            <w:r w:rsidRPr="007A3814">
              <w:rPr>
                <w:rFonts w:ascii="Times New Roman" w:hAnsi="Times New Roman" w:cs="Times New Roman"/>
                <w:color w:val="000000"/>
              </w:rPr>
              <w:t>PRJNA1228109</w:t>
            </w:r>
          </w:p>
        </w:tc>
      </w:tr>
      <w:tr w:rsidR="003124D6" w:rsidRPr="006623FD" w14:paraId="03D39519" w14:textId="77777777" w:rsidTr="10179ABF">
        <w:tc>
          <w:tcPr>
            <w:tcW w:w="2111" w:type="dxa"/>
          </w:tcPr>
          <w:p w14:paraId="5DAEEC7B"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Assembly level</w:t>
            </w:r>
          </w:p>
        </w:tc>
        <w:tc>
          <w:tcPr>
            <w:tcW w:w="1428" w:type="dxa"/>
          </w:tcPr>
          <w:p w14:paraId="1AB30AD2"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chromosome</w:t>
            </w:r>
          </w:p>
        </w:tc>
        <w:tc>
          <w:tcPr>
            <w:tcW w:w="1418" w:type="dxa"/>
          </w:tcPr>
          <w:p w14:paraId="61B2CF7D"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chromosome</w:t>
            </w:r>
          </w:p>
        </w:tc>
        <w:tc>
          <w:tcPr>
            <w:tcW w:w="1842" w:type="dxa"/>
          </w:tcPr>
          <w:p w14:paraId="23CEC6E7"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chromosome</w:t>
            </w:r>
          </w:p>
        </w:tc>
        <w:tc>
          <w:tcPr>
            <w:tcW w:w="1985" w:type="dxa"/>
          </w:tcPr>
          <w:p w14:paraId="4EB15340"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chromosome</w:t>
            </w:r>
          </w:p>
        </w:tc>
      </w:tr>
      <w:tr w:rsidR="003124D6" w:rsidRPr="006623FD" w14:paraId="13C48C51" w14:textId="77777777" w:rsidTr="10179ABF">
        <w:tc>
          <w:tcPr>
            <w:tcW w:w="2111" w:type="dxa"/>
          </w:tcPr>
          <w:p w14:paraId="670B813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Total length (Mb)</w:t>
            </w:r>
          </w:p>
        </w:tc>
        <w:tc>
          <w:tcPr>
            <w:tcW w:w="1428" w:type="dxa"/>
          </w:tcPr>
          <w:p w14:paraId="3F68664E"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w:t>
            </w:r>
          </w:p>
        </w:tc>
        <w:tc>
          <w:tcPr>
            <w:tcW w:w="1418" w:type="dxa"/>
          </w:tcPr>
          <w:p w14:paraId="2329A3F1"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w:t>
            </w:r>
          </w:p>
        </w:tc>
        <w:tc>
          <w:tcPr>
            <w:tcW w:w="1842" w:type="dxa"/>
          </w:tcPr>
          <w:p w14:paraId="0F8313B8"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728.78</w:t>
            </w:r>
          </w:p>
        </w:tc>
        <w:tc>
          <w:tcPr>
            <w:tcW w:w="1985" w:type="dxa"/>
          </w:tcPr>
          <w:p w14:paraId="3298320B"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731.594</w:t>
            </w:r>
          </w:p>
        </w:tc>
      </w:tr>
      <w:tr w:rsidR="003124D6" w:rsidRPr="006623FD" w14:paraId="3D90117E" w14:textId="77777777" w:rsidTr="10179ABF">
        <w:tc>
          <w:tcPr>
            <w:tcW w:w="2111" w:type="dxa"/>
          </w:tcPr>
          <w:p w14:paraId="7647BB5E" w14:textId="77777777" w:rsidR="003124D6" w:rsidRPr="007A3814" w:rsidRDefault="00EE185A" w:rsidP="008D5433">
            <w:pPr>
              <w:pBdr>
                <w:top w:val="nil"/>
                <w:left w:val="nil"/>
                <w:bottom w:val="nil"/>
                <w:right w:val="nil"/>
                <w:between w:val="nil"/>
              </w:pBdr>
              <w:spacing w:before="36" w:after="36"/>
              <w:jc w:val="center"/>
              <w:rPr>
                <w:rFonts w:ascii="Times New Roman" w:hAnsi="Times New Roman" w:cs="Times New Roman"/>
                <w:b/>
                <w:color w:val="000000"/>
              </w:rPr>
            </w:pPr>
            <w:sdt>
              <w:sdtPr>
                <w:rPr>
                  <w:rFonts w:ascii="Times New Roman" w:hAnsi="Times New Roman" w:cs="Times New Roman"/>
                </w:rPr>
                <w:tag w:val="goog_rdk_13"/>
                <w:id w:val="318703835"/>
              </w:sdtPr>
              <w:sdtContent/>
            </w:sdt>
            <w:r w:rsidR="003124D6" w:rsidRPr="007A3814">
              <w:rPr>
                <w:rFonts w:ascii="Times New Roman" w:hAnsi="Times New Roman" w:cs="Times New Roman"/>
                <w:b/>
                <w:color w:val="000000"/>
              </w:rPr>
              <w:t>Contig N50 (Mb)</w:t>
            </w:r>
          </w:p>
        </w:tc>
        <w:tc>
          <w:tcPr>
            <w:tcW w:w="1428" w:type="dxa"/>
          </w:tcPr>
          <w:p w14:paraId="38EBEAFA"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rPr>
              <w:t>≥ 1</w:t>
            </w:r>
            <w:r>
              <w:rPr>
                <w:rFonts w:ascii="Times New Roman" w:hAnsi="Times New Roman" w:cs="Times New Roman"/>
              </w:rPr>
              <w:t>0</w:t>
            </w:r>
            <w:r w:rsidRPr="007A3814">
              <w:rPr>
                <w:rFonts w:ascii="Times New Roman" w:hAnsi="Times New Roman" w:cs="Times New Roman"/>
              </w:rPr>
              <w:t xml:space="preserve"> Mb</w:t>
            </w:r>
          </w:p>
        </w:tc>
        <w:tc>
          <w:tcPr>
            <w:tcW w:w="1418" w:type="dxa"/>
          </w:tcPr>
          <w:p w14:paraId="4DA24CF7"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rPr>
              <w:t>≥10</w:t>
            </w:r>
          </w:p>
        </w:tc>
        <w:tc>
          <w:tcPr>
            <w:tcW w:w="1842" w:type="dxa"/>
          </w:tcPr>
          <w:p w14:paraId="666F78E5"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 xml:space="preserve">11.96 </w:t>
            </w:r>
          </w:p>
        </w:tc>
        <w:tc>
          <w:tcPr>
            <w:tcW w:w="1985" w:type="dxa"/>
          </w:tcPr>
          <w:p w14:paraId="5D7DC8E0"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 xml:space="preserve">15.08 </w:t>
            </w:r>
          </w:p>
        </w:tc>
      </w:tr>
      <w:tr w:rsidR="003124D6" w:rsidRPr="006623FD" w14:paraId="7F375523" w14:textId="77777777" w:rsidTr="10179ABF">
        <w:tc>
          <w:tcPr>
            <w:tcW w:w="2111" w:type="dxa"/>
          </w:tcPr>
          <w:p w14:paraId="5AFBD9A0"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Number of scaffolds</w:t>
            </w:r>
          </w:p>
        </w:tc>
        <w:tc>
          <w:tcPr>
            <w:tcW w:w="1428" w:type="dxa"/>
          </w:tcPr>
          <w:p w14:paraId="0AD8BA9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w:t>
            </w:r>
          </w:p>
        </w:tc>
        <w:tc>
          <w:tcPr>
            <w:tcW w:w="1418" w:type="dxa"/>
          </w:tcPr>
          <w:p w14:paraId="377A5F0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w:t>
            </w:r>
          </w:p>
        </w:tc>
        <w:tc>
          <w:tcPr>
            <w:tcW w:w="1842" w:type="dxa"/>
          </w:tcPr>
          <w:p w14:paraId="6C9BC61C"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115</w:t>
            </w:r>
          </w:p>
        </w:tc>
        <w:tc>
          <w:tcPr>
            <w:tcW w:w="1985" w:type="dxa"/>
          </w:tcPr>
          <w:p w14:paraId="2F0C201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83</w:t>
            </w:r>
          </w:p>
        </w:tc>
      </w:tr>
      <w:tr w:rsidR="00EF6C11" w:rsidRPr="006623FD" w14:paraId="6D502FA5" w14:textId="77777777" w:rsidTr="10179ABF">
        <w:tc>
          <w:tcPr>
            <w:tcW w:w="2111" w:type="dxa"/>
          </w:tcPr>
          <w:p w14:paraId="031DAC4B" w14:textId="012DA3EC" w:rsidR="00EF6C11" w:rsidRPr="007A3814" w:rsidRDefault="00EF6C11" w:rsidP="008D5433">
            <w:pPr>
              <w:pBdr>
                <w:top w:val="nil"/>
                <w:left w:val="nil"/>
                <w:bottom w:val="nil"/>
                <w:right w:val="nil"/>
                <w:between w:val="nil"/>
              </w:pBdr>
              <w:spacing w:before="36" w:after="36"/>
              <w:jc w:val="center"/>
              <w:rPr>
                <w:rFonts w:ascii="Times New Roman" w:hAnsi="Times New Roman" w:cs="Times New Roman"/>
                <w:b/>
                <w:color w:val="000000"/>
              </w:rPr>
            </w:pPr>
            <w:r>
              <w:rPr>
                <w:rFonts w:ascii="Times New Roman" w:hAnsi="Times New Roman" w:cs="Times New Roman"/>
                <w:b/>
                <w:color w:val="000000"/>
              </w:rPr>
              <w:t>Number of gaps</w:t>
            </w:r>
          </w:p>
        </w:tc>
        <w:tc>
          <w:tcPr>
            <w:tcW w:w="1428" w:type="dxa"/>
          </w:tcPr>
          <w:p w14:paraId="246766BB" w14:textId="77777777" w:rsidR="00EF6C11" w:rsidRPr="007A3814" w:rsidRDefault="00EF6C11" w:rsidP="008D5433">
            <w:pPr>
              <w:pBdr>
                <w:top w:val="nil"/>
                <w:left w:val="nil"/>
                <w:bottom w:val="nil"/>
                <w:right w:val="nil"/>
                <w:between w:val="nil"/>
              </w:pBdr>
              <w:spacing w:before="36" w:after="36"/>
              <w:jc w:val="center"/>
              <w:rPr>
                <w:rFonts w:ascii="Times New Roman" w:hAnsi="Times New Roman" w:cs="Times New Roman"/>
                <w:color w:val="000000"/>
              </w:rPr>
            </w:pPr>
          </w:p>
        </w:tc>
        <w:tc>
          <w:tcPr>
            <w:tcW w:w="1418" w:type="dxa"/>
          </w:tcPr>
          <w:p w14:paraId="2DDCD13B" w14:textId="77777777" w:rsidR="00EF6C11" w:rsidRPr="007A3814" w:rsidRDefault="00EF6C11" w:rsidP="008D5433">
            <w:pPr>
              <w:pBdr>
                <w:top w:val="nil"/>
                <w:left w:val="nil"/>
                <w:bottom w:val="nil"/>
                <w:right w:val="nil"/>
                <w:between w:val="nil"/>
              </w:pBdr>
              <w:spacing w:before="36" w:after="36"/>
              <w:jc w:val="center"/>
              <w:rPr>
                <w:rFonts w:ascii="Times New Roman" w:hAnsi="Times New Roman" w:cs="Times New Roman"/>
                <w:color w:val="000000"/>
              </w:rPr>
            </w:pPr>
          </w:p>
        </w:tc>
        <w:tc>
          <w:tcPr>
            <w:tcW w:w="1842" w:type="dxa"/>
          </w:tcPr>
          <w:p w14:paraId="0B537EE2" w14:textId="739836BB" w:rsidR="00EF6C11" w:rsidRPr="007A3814" w:rsidRDefault="00EF6C11" w:rsidP="008D5433">
            <w:pPr>
              <w:pBdr>
                <w:top w:val="nil"/>
                <w:left w:val="nil"/>
                <w:bottom w:val="nil"/>
                <w:right w:val="nil"/>
                <w:between w:val="nil"/>
              </w:pBdr>
              <w:spacing w:before="36" w:after="36"/>
              <w:jc w:val="center"/>
              <w:rPr>
                <w:rFonts w:ascii="Times New Roman" w:hAnsi="Times New Roman" w:cs="Times New Roman"/>
                <w:color w:val="000000"/>
              </w:rPr>
            </w:pPr>
            <w:r>
              <w:rPr>
                <w:rFonts w:ascii="Times New Roman" w:hAnsi="Times New Roman" w:cs="Times New Roman"/>
                <w:color w:val="000000"/>
              </w:rPr>
              <w:t>164</w:t>
            </w:r>
          </w:p>
        </w:tc>
        <w:tc>
          <w:tcPr>
            <w:tcW w:w="1985" w:type="dxa"/>
          </w:tcPr>
          <w:p w14:paraId="1D374B4B" w14:textId="6495D1DD" w:rsidR="00EF6C11" w:rsidRPr="007A3814" w:rsidRDefault="00EF6C11" w:rsidP="008D5433">
            <w:pPr>
              <w:pBdr>
                <w:top w:val="nil"/>
                <w:left w:val="nil"/>
                <w:bottom w:val="nil"/>
                <w:right w:val="nil"/>
                <w:between w:val="nil"/>
              </w:pBdr>
              <w:spacing w:before="36" w:after="36"/>
              <w:jc w:val="center"/>
              <w:rPr>
                <w:rFonts w:ascii="Times New Roman" w:hAnsi="Times New Roman" w:cs="Times New Roman"/>
                <w:color w:val="000000"/>
              </w:rPr>
            </w:pPr>
            <w:r>
              <w:rPr>
                <w:rFonts w:ascii="Times New Roman" w:hAnsi="Times New Roman" w:cs="Times New Roman"/>
                <w:color w:val="000000"/>
              </w:rPr>
              <w:t>151</w:t>
            </w:r>
          </w:p>
        </w:tc>
      </w:tr>
      <w:tr w:rsidR="003124D6" w:rsidRPr="006623FD" w14:paraId="6004307B" w14:textId="77777777" w:rsidTr="10179ABF">
        <w:tc>
          <w:tcPr>
            <w:tcW w:w="2111" w:type="dxa"/>
          </w:tcPr>
          <w:p w14:paraId="08CA1090"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b/>
                <w:color w:val="000000"/>
              </w:rPr>
            </w:pPr>
            <w:r w:rsidRPr="007A3814">
              <w:rPr>
                <w:rFonts w:ascii="Times New Roman" w:hAnsi="Times New Roman" w:cs="Times New Roman"/>
                <w:b/>
                <w:color w:val="000000"/>
              </w:rPr>
              <w:t>Scaffold N50 (Mb)</w:t>
            </w:r>
          </w:p>
        </w:tc>
        <w:tc>
          <w:tcPr>
            <w:tcW w:w="1428" w:type="dxa"/>
          </w:tcPr>
          <w:p w14:paraId="4AEA06B4"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 chr N50</w:t>
            </w:r>
          </w:p>
        </w:tc>
        <w:tc>
          <w:tcPr>
            <w:tcW w:w="1418" w:type="dxa"/>
          </w:tcPr>
          <w:p w14:paraId="0F100F8B"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 chr N50</w:t>
            </w:r>
          </w:p>
        </w:tc>
        <w:tc>
          <w:tcPr>
            <w:tcW w:w="1842" w:type="dxa"/>
          </w:tcPr>
          <w:p w14:paraId="76310D67"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50.14</w:t>
            </w:r>
          </w:p>
        </w:tc>
        <w:tc>
          <w:tcPr>
            <w:tcW w:w="1985" w:type="dxa"/>
          </w:tcPr>
          <w:p w14:paraId="52DC1450"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 xml:space="preserve">36.65 </w:t>
            </w:r>
          </w:p>
        </w:tc>
      </w:tr>
      <w:tr w:rsidR="003124D6" w:rsidRPr="006623FD" w14:paraId="67708549" w14:textId="77777777" w:rsidTr="10179ABF">
        <w:tc>
          <w:tcPr>
            <w:tcW w:w="2111" w:type="dxa"/>
          </w:tcPr>
          <w:p w14:paraId="1BC4BC59"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b/>
                <w:color w:val="000000"/>
              </w:rPr>
            </w:pPr>
            <w:r w:rsidRPr="007A3814">
              <w:rPr>
                <w:rFonts w:ascii="Times New Roman" w:hAnsi="Times New Roman" w:cs="Times New Roman"/>
              </w:rPr>
              <w:t>Consensus quality</w:t>
            </w:r>
            <w:r>
              <w:rPr>
                <w:rFonts w:ascii="Times New Roman" w:hAnsi="Times New Roman" w:cs="Times New Roman"/>
              </w:rPr>
              <w:t xml:space="preserve"> (QV)</w:t>
            </w:r>
            <w:r w:rsidRPr="007A3814">
              <w:rPr>
                <w:rFonts w:ascii="Times New Roman" w:hAnsi="Times New Roman" w:cs="Times New Roman"/>
              </w:rPr>
              <w:t xml:space="preserve"> </w:t>
            </w:r>
          </w:p>
        </w:tc>
        <w:tc>
          <w:tcPr>
            <w:tcW w:w="1428" w:type="dxa"/>
          </w:tcPr>
          <w:p w14:paraId="657A57C1"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rPr>
              <w:t>≥ 40</w:t>
            </w:r>
          </w:p>
        </w:tc>
        <w:tc>
          <w:tcPr>
            <w:tcW w:w="1418" w:type="dxa"/>
          </w:tcPr>
          <w:p w14:paraId="2185748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Pr>
                <w:rFonts w:ascii="Times New Roman" w:hAnsi="Times New Roman" w:cs="Times New Roman"/>
                <w:color w:val="000000"/>
              </w:rPr>
              <w:t>39-43</w:t>
            </w:r>
          </w:p>
        </w:tc>
        <w:tc>
          <w:tcPr>
            <w:tcW w:w="1842" w:type="dxa"/>
          </w:tcPr>
          <w:p w14:paraId="17D38090"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6623FD">
              <w:rPr>
                <w:rFonts w:ascii="Times New Roman" w:hAnsi="Times New Roman" w:cs="Times New Roman"/>
              </w:rPr>
              <w:t>59.82</w:t>
            </w:r>
          </w:p>
        </w:tc>
        <w:tc>
          <w:tcPr>
            <w:tcW w:w="1985" w:type="dxa"/>
          </w:tcPr>
          <w:p w14:paraId="27F7C5EB"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6623FD">
              <w:rPr>
                <w:rFonts w:ascii="Times New Roman" w:hAnsi="Times New Roman" w:cs="Times New Roman"/>
              </w:rPr>
              <w:t>59.80</w:t>
            </w:r>
          </w:p>
        </w:tc>
      </w:tr>
      <w:tr w:rsidR="003124D6" w:rsidRPr="006623FD" w14:paraId="05D57C33" w14:textId="77777777" w:rsidTr="10179ABF">
        <w:tc>
          <w:tcPr>
            <w:tcW w:w="2111" w:type="dxa"/>
          </w:tcPr>
          <w:p w14:paraId="62B63535"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i/>
              </w:rPr>
            </w:pPr>
            <w:r w:rsidRPr="007A3814">
              <w:rPr>
                <w:rFonts w:ascii="Times New Roman" w:hAnsi="Times New Roman" w:cs="Times New Roman"/>
                <w:color w:val="000000"/>
              </w:rPr>
              <w:t xml:space="preserve">BUSCO </w:t>
            </w:r>
          </w:p>
        </w:tc>
        <w:tc>
          <w:tcPr>
            <w:tcW w:w="1428" w:type="dxa"/>
          </w:tcPr>
          <w:p w14:paraId="03241D7B"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S &gt; 90%; D &lt; 5%</w:t>
            </w:r>
          </w:p>
        </w:tc>
        <w:tc>
          <w:tcPr>
            <w:tcW w:w="1418" w:type="dxa"/>
          </w:tcPr>
          <w:p w14:paraId="1B8BA864"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rPr>
              <w:t xml:space="preserve">C ≥ </w:t>
            </w:r>
            <w:r w:rsidRPr="007A3814">
              <w:rPr>
                <w:rFonts w:ascii="Times New Roman" w:hAnsi="Times New Roman" w:cs="Times New Roman"/>
                <w:color w:val="000000"/>
              </w:rPr>
              <w:t xml:space="preserve">95 </w:t>
            </w:r>
          </w:p>
        </w:tc>
        <w:tc>
          <w:tcPr>
            <w:tcW w:w="1842" w:type="dxa"/>
          </w:tcPr>
          <w:p w14:paraId="57C7BA5A"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Pr>
                <w:rFonts w:ascii="Times New Roman" w:hAnsi="Times New Roman" w:cs="Times New Roman"/>
                <w:color w:val="000000"/>
              </w:rPr>
              <w:t>S 98.6; D 0.5</w:t>
            </w:r>
          </w:p>
        </w:tc>
        <w:tc>
          <w:tcPr>
            <w:tcW w:w="1985" w:type="dxa"/>
          </w:tcPr>
          <w:p w14:paraId="2444FE1E"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Pr>
                <w:rFonts w:ascii="Times New Roman" w:hAnsi="Times New Roman" w:cs="Times New Roman"/>
                <w:color w:val="000000"/>
              </w:rPr>
              <w:t xml:space="preserve">S </w:t>
            </w:r>
            <w:r w:rsidRPr="00285669">
              <w:rPr>
                <w:rFonts w:ascii="Times New Roman" w:hAnsi="Times New Roman" w:cs="Times New Roman"/>
                <w:color w:val="000000"/>
              </w:rPr>
              <w:t>98.7</w:t>
            </w:r>
            <w:r>
              <w:rPr>
                <w:rFonts w:ascii="Times New Roman" w:hAnsi="Times New Roman" w:cs="Times New Roman"/>
                <w:color w:val="000000"/>
              </w:rPr>
              <w:t>; D 0.5</w:t>
            </w:r>
          </w:p>
        </w:tc>
      </w:tr>
      <w:tr w:rsidR="003124D6" w:rsidRPr="006623FD" w14:paraId="3E7C1180" w14:textId="77777777" w:rsidTr="10179ABF">
        <w:tc>
          <w:tcPr>
            <w:tcW w:w="2111" w:type="dxa"/>
          </w:tcPr>
          <w:p w14:paraId="6A0A65F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b/>
                <w:color w:val="000000"/>
              </w:rPr>
            </w:pPr>
            <w:r w:rsidRPr="007A3814">
              <w:rPr>
                <w:rFonts w:ascii="Times New Roman" w:hAnsi="Times New Roman" w:cs="Times New Roman"/>
                <w:b/>
                <w:color w:val="000000"/>
              </w:rPr>
              <w:t xml:space="preserve">Assembly assigned to chromosomes </w:t>
            </w:r>
            <w:r w:rsidRPr="007A3814">
              <w:rPr>
                <w:rFonts w:ascii="Times New Roman" w:hAnsi="Times New Roman" w:cs="Times New Roman"/>
                <w:b/>
                <w:color w:val="000000"/>
              </w:rPr>
              <w:br/>
              <w:t>(%)</w:t>
            </w:r>
          </w:p>
        </w:tc>
        <w:tc>
          <w:tcPr>
            <w:tcW w:w="1428" w:type="dxa"/>
          </w:tcPr>
          <w:p w14:paraId="2BF608AD"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rPr>
              <w:t>(≥ 90%)</w:t>
            </w:r>
          </w:p>
        </w:tc>
        <w:tc>
          <w:tcPr>
            <w:tcW w:w="1418" w:type="dxa"/>
          </w:tcPr>
          <w:p w14:paraId="18B78FD2"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rPr>
              <w:t>&gt; 95</w:t>
            </w:r>
          </w:p>
        </w:tc>
        <w:tc>
          <w:tcPr>
            <w:tcW w:w="1842" w:type="dxa"/>
          </w:tcPr>
          <w:p w14:paraId="55151CE4"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99.44</w:t>
            </w:r>
          </w:p>
        </w:tc>
        <w:tc>
          <w:tcPr>
            <w:tcW w:w="1985" w:type="dxa"/>
          </w:tcPr>
          <w:p w14:paraId="26023A1C"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99.67</w:t>
            </w:r>
          </w:p>
        </w:tc>
      </w:tr>
      <w:tr w:rsidR="003124D6" w:rsidRPr="006623FD" w14:paraId="4F5A0CBE" w14:textId="77777777" w:rsidTr="10179ABF">
        <w:tc>
          <w:tcPr>
            <w:tcW w:w="2111" w:type="dxa"/>
          </w:tcPr>
          <w:p w14:paraId="38B8205C"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Sex chromosomes</w:t>
            </w:r>
          </w:p>
        </w:tc>
        <w:tc>
          <w:tcPr>
            <w:tcW w:w="1428" w:type="dxa"/>
          </w:tcPr>
          <w:p w14:paraId="0ABE407E"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Pr>
                <w:rFonts w:ascii="Times New Roman" w:hAnsi="Times New Roman" w:cs="Times New Roman"/>
                <w:color w:val="000000"/>
              </w:rPr>
              <w:t>-</w:t>
            </w:r>
          </w:p>
        </w:tc>
        <w:tc>
          <w:tcPr>
            <w:tcW w:w="1418" w:type="dxa"/>
          </w:tcPr>
          <w:p w14:paraId="3FBCD7CC"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Pr>
                <w:rFonts w:ascii="Times New Roman" w:hAnsi="Times New Roman" w:cs="Times New Roman"/>
                <w:color w:val="000000"/>
              </w:rPr>
              <w:t>-</w:t>
            </w:r>
          </w:p>
        </w:tc>
        <w:tc>
          <w:tcPr>
            <w:tcW w:w="1842" w:type="dxa"/>
          </w:tcPr>
          <w:p w14:paraId="4AAF8586"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w:t>
            </w:r>
          </w:p>
        </w:tc>
        <w:tc>
          <w:tcPr>
            <w:tcW w:w="1985" w:type="dxa"/>
          </w:tcPr>
          <w:p w14:paraId="4AA24C68"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w:t>
            </w:r>
          </w:p>
        </w:tc>
      </w:tr>
      <w:tr w:rsidR="003124D6" w:rsidRPr="006623FD" w14:paraId="08E75CD6" w14:textId="77777777" w:rsidTr="10179ABF">
        <w:tc>
          <w:tcPr>
            <w:tcW w:w="2111" w:type="dxa"/>
          </w:tcPr>
          <w:p w14:paraId="4CA7C27E"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b/>
                <w:color w:val="000000"/>
              </w:rPr>
              <w:t>Organelles (Kb)</w:t>
            </w:r>
          </w:p>
        </w:tc>
        <w:tc>
          <w:tcPr>
            <w:tcW w:w="1428" w:type="dxa"/>
          </w:tcPr>
          <w:p w14:paraId="5ADD441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p>
        </w:tc>
        <w:tc>
          <w:tcPr>
            <w:tcW w:w="1418" w:type="dxa"/>
          </w:tcPr>
          <w:p w14:paraId="758960BF"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p>
        </w:tc>
        <w:tc>
          <w:tcPr>
            <w:tcW w:w="1842" w:type="dxa"/>
          </w:tcPr>
          <w:p w14:paraId="3251630B" w14:textId="6F8397E6" w:rsidR="003124D6" w:rsidRPr="007A3814" w:rsidRDefault="04125251" w:rsidP="10179ABF">
            <w:pPr>
              <w:pBdr>
                <w:top w:val="nil"/>
                <w:left w:val="nil"/>
                <w:bottom w:val="nil"/>
                <w:right w:val="nil"/>
                <w:between w:val="nil"/>
              </w:pBdr>
              <w:spacing w:before="36" w:after="36"/>
              <w:jc w:val="center"/>
              <w:rPr>
                <w:rFonts w:ascii="Times New Roman" w:hAnsi="Times New Roman" w:cs="Times New Roman"/>
                <w:color w:val="000000"/>
              </w:rPr>
            </w:pPr>
            <w:r w:rsidRPr="10179ABF">
              <w:rPr>
                <w:rFonts w:ascii="Times New Roman" w:hAnsi="Times New Roman" w:cs="Times New Roman"/>
                <w:color w:val="000000" w:themeColor="text1"/>
              </w:rPr>
              <w:t xml:space="preserve">Mitochondrial genome: </w:t>
            </w:r>
            <w:r w:rsidR="487DADE8" w:rsidRPr="10179ABF">
              <w:rPr>
                <w:rFonts w:ascii="Times New Roman" w:hAnsi="Times New Roman" w:cs="Times New Roman"/>
                <w:color w:val="000000" w:themeColor="text1"/>
              </w:rPr>
              <w:t>16.63</w:t>
            </w:r>
            <w:commentRangeStart w:id="70"/>
            <w:commentRangeStart w:id="71"/>
            <w:commentRangeStart w:id="72"/>
            <w:del w:id="73" w:author="Lauren Huet" w:date="2026-05-29T01:11:00Z" w16du:dateUtc="2026-05-29T01:11:53Z">
              <w:r w:rsidR="003124D6" w:rsidRPr="10179ABF" w:rsidDel="04125251">
                <w:rPr>
                  <w:rFonts w:ascii="Times New Roman" w:hAnsi="Times New Roman" w:cs="Times New Roman"/>
                  <w:color w:val="000000" w:themeColor="text1"/>
                </w:rPr>
                <w:delText xml:space="preserve">33.26 </w:delText>
              </w:r>
            </w:del>
            <w:commentRangeEnd w:id="70"/>
            <w:r w:rsidR="003124D6" w:rsidRPr="007A3814">
              <w:rPr>
                <w:rStyle w:val="CommentReference"/>
                <w:rFonts w:ascii="Times New Roman" w:hAnsi="Times New Roman" w:cs="Times New Roman"/>
                <w:color w:val="000000"/>
                <w:sz w:val="22"/>
                <w:szCs w:val="22"/>
              </w:rPr>
              <w:commentReference w:id="70"/>
            </w:r>
            <w:commentRangeEnd w:id="71"/>
            <w:r w:rsidRPr="007A3814">
              <w:rPr>
                <w:rStyle w:val="CommentReference"/>
                <w:rFonts w:ascii="Times New Roman" w:hAnsi="Times New Roman" w:cs="Times New Roman"/>
                <w:color w:val="000000"/>
                <w:sz w:val="22"/>
                <w:szCs w:val="22"/>
              </w:rPr>
              <w:commentReference w:id="71"/>
            </w:r>
            <w:commentRangeEnd w:id="72"/>
            <w:r w:rsidRPr="007A3814">
              <w:rPr>
                <w:rStyle w:val="CommentReference"/>
                <w:rFonts w:ascii="Times New Roman" w:hAnsi="Times New Roman" w:cs="Times New Roman"/>
                <w:color w:val="000000"/>
                <w:sz w:val="22"/>
                <w:szCs w:val="22"/>
              </w:rPr>
              <w:commentReference w:id="72"/>
            </w:r>
          </w:p>
        </w:tc>
        <w:tc>
          <w:tcPr>
            <w:tcW w:w="1985" w:type="dxa"/>
          </w:tcPr>
          <w:p w14:paraId="775166F3" w14:textId="77777777" w:rsidR="003124D6" w:rsidRPr="007A3814" w:rsidRDefault="003124D6" w:rsidP="008D5433">
            <w:pPr>
              <w:pBdr>
                <w:top w:val="nil"/>
                <w:left w:val="nil"/>
                <w:bottom w:val="nil"/>
                <w:right w:val="nil"/>
                <w:between w:val="nil"/>
              </w:pBdr>
              <w:spacing w:before="36" w:after="36"/>
              <w:jc w:val="center"/>
              <w:rPr>
                <w:rFonts w:ascii="Times New Roman" w:hAnsi="Times New Roman" w:cs="Times New Roman"/>
                <w:color w:val="000000"/>
              </w:rPr>
            </w:pPr>
            <w:r w:rsidRPr="007A3814">
              <w:rPr>
                <w:rFonts w:ascii="Times New Roman" w:hAnsi="Times New Roman" w:cs="Times New Roman"/>
                <w:color w:val="000000"/>
              </w:rPr>
              <w:t>-</w:t>
            </w:r>
          </w:p>
        </w:tc>
      </w:tr>
    </w:tbl>
    <w:p w14:paraId="579F9049" w14:textId="77777777" w:rsidR="00B73616" w:rsidRPr="006623FD" w:rsidRDefault="00B73616" w:rsidP="007A2353">
      <w:pPr>
        <w:rPr>
          <w:rFonts w:ascii="Times New Roman" w:hAnsi="Times New Roman" w:cs="Times New Roman"/>
        </w:rPr>
      </w:pPr>
    </w:p>
    <w:p w14:paraId="0718804E" w14:textId="3710A7DF" w:rsidR="0075434F" w:rsidRPr="006623FD" w:rsidRDefault="00C43C97" w:rsidP="00947E39">
      <w:pPr>
        <w:rPr>
          <w:rFonts w:ascii="Times New Roman" w:hAnsi="Times New Roman" w:cs="Times New Roman"/>
        </w:rPr>
      </w:pPr>
      <w:r w:rsidRPr="006623FD">
        <w:rPr>
          <w:rFonts w:ascii="Times New Roman" w:hAnsi="Times New Roman" w:cs="Times New Roman"/>
          <w:noProof/>
        </w:rPr>
        <w:lastRenderedPageBreak/>
        <w:drawing>
          <wp:anchor distT="0" distB="0" distL="114300" distR="114300" simplePos="0" relativeHeight="251658240" behindDoc="0" locked="0" layoutInCell="1" allowOverlap="1" wp14:anchorId="563BAF3B" wp14:editId="1504DB66">
            <wp:simplePos x="0" y="0"/>
            <wp:positionH relativeFrom="margin">
              <wp:align>center</wp:align>
            </wp:positionH>
            <wp:positionV relativeFrom="paragraph">
              <wp:posOffset>626745</wp:posOffset>
            </wp:positionV>
            <wp:extent cx="4706620" cy="4706620"/>
            <wp:effectExtent l="0" t="0" r="0" b="0"/>
            <wp:wrapSquare wrapText="bothSides"/>
            <wp:docPr id="167888296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2962" name="Picture 1" descr="A graph with lines and dot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706620" cy="4706620"/>
                    </a:xfrm>
                    <a:prstGeom prst="rect">
                      <a:avLst/>
                    </a:prstGeom>
                  </pic:spPr>
                </pic:pic>
              </a:graphicData>
            </a:graphic>
          </wp:anchor>
        </w:drawing>
      </w:r>
      <w:r w:rsidR="72698465" w:rsidRPr="006623FD">
        <w:rPr>
          <w:rFonts w:ascii="Times New Roman" w:hAnsi="Times New Roman" w:cs="Times New Roman"/>
        </w:rPr>
        <w:t>Figure 2.</w:t>
      </w:r>
      <w:r w:rsidR="28549F44" w:rsidRPr="006623FD">
        <w:rPr>
          <w:rFonts w:ascii="Times New Roman" w:hAnsi="Times New Roman" w:cs="Times New Roman"/>
        </w:rPr>
        <w:t xml:space="preserve"> </w:t>
      </w:r>
      <w:commentRangeStart w:id="74"/>
      <w:r w:rsidR="28549F44" w:rsidRPr="006623FD">
        <w:rPr>
          <w:rFonts w:ascii="Times New Roman" w:hAnsi="Times New Roman" w:cs="Times New Roman"/>
        </w:rPr>
        <w:t xml:space="preserve">Genome assembly </w:t>
      </w:r>
      <w:commentRangeEnd w:id="74"/>
      <w:r w:rsidR="008A2316" w:rsidRPr="006623FD">
        <w:rPr>
          <w:rStyle w:val="CommentReference"/>
          <w:rFonts w:ascii="Times New Roman" w:hAnsi="Times New Roman" w:cs="Times New Roman"/>
          <w:sz w:val="22"/>
          <w:szCs w:val="22"/>
        </w:rPr>
        <w:commentReference w:id="74"/>
      </w:r>
      <w:r w:rsidR="28549F44" w:rsidRPr="006623FD">
        <w:rPr>
          <w:rFonts w:ascii="Times New Roman" w:hAnsi="Times New Roman" w:cs="Times New Roman"/>
        </w:rPr>
        <w:t xml:space="preserve">of </w:t>
      </w:r>
      <w:r w:rsidR="28549F44" w:rsidRPr="10179ABF">
        <w:rPr>
          <w:rFonts w:ascii="Times New Roman" w:hAnsi="Times New Roman" w:cs="Times New Roman"/>
          <w:i/>
          <w:iCs/>
        </w:rPr>
        <w:t xml:space="preserve">Ophthalmolepis lineolata </w:t>
      </w:r>
      <w:r w:rsidR="28549F44" w:rsidRPr="006623FD">
        <w:rPr>
          <w:rFonts w:ascii="Times New Roman" w:hAnsi="Times New Roman" w:cs="Times New Roman"/>
        </w:rPr>
        <w:t>fOphLin2</w:t>
      </w:r>
      <w:r w:rsidR="28549F44" w:rsidRPr="006623FD">
        <w:rPr>
          <w:rFonts w:ascii="Times New Roman" w:hAnsi="Times New Roman" w:cs="Times New Roman"/>
          <w:color w:val="000000"/>
        </w:rPr>
        <w:t>.hap1</w:t>
      </w:r>
      <w:r w:rsidR="02B9237D" w:rsidRPr="006623FD">
        <w:rPr>
          <w:rFonts w:ascii="Times New Roman" w:hAnsi="Times New Roman" w:cs="Times New Roman"/>
          <w:color w:val="000000"/>
        </w:rPr>
        <w:t xml:space="preserve">: Hi-C contact map of </w:t>
      </w:r>
      <w:r w:rsidR="02B9237D" w:rsidRPr="006623FD">
        <w:rPr>
          <w:rFonts w:ascii="Times New Roman" w:hAnsi="Times New Roman" w:cs="Times New Roman"/>
        </w:rPr>
        <w:t>fOphLin2</w:t>
      </w:r>
      <w:r w:rsidR="02B9237D" w:rsidRPr="006623FD">
        <w:rPr>
          <w:rFonts w:ascii="Times New Roman" w:hAnsi="Times New Roman" w:cs="Times New Roman"/>
          <w:color w:val="000000"/>
        </w:rPr>
        <w:t>.hap1 assembly produced by PretextView</w:t>
      </w:r>
      <w:r w:rsidR="68FEB521" w:rsidRPr="006623FD">
        <w:rPr>
          <w:rFonts w:ascii="Times New Roman" w:hAnsi="Times New Roman" w:cs="Times New Roman"/>
          <w:color w:val="000000"/>
        </w:rPr>
        <w:t xml:space="preserve">. Chromosomes are ordered by size from left to right and top to bottom. </w:t>
      </w:r>
    </w:p>
    <w:p w14:paraId="37E9F198" w14:textId="3EAABC90" w:rsidR="0075434F" w:rsidRPr="006623FD" w:rsidRDefault="0075434F" w:rsidP="00947E39">
      <w:pPr>
        <w:rPr>
          <w:rFonts w:ascii="Times New Roman" w:hAnsi="Times New Roman" w:cs="Times New Roman"/>
        </w:rPr>
      </w:pPr>
    </w:p>
    <w:p w14:paraId="2F2CEA3D" w14:textId="2551449F" w:rsidR="00947E39" w:rsidRPr="006623FD" w:rsidRDefault="00947E39" w:rsidP="00947E39">
      <w:pPr>
        <w:rPr>
          <w:rFonts w:ascii="Times New Roman" w:hAnsi="Times New Roman" w:cs="Times New Roman"/>
        </w:rPr>
      </w:pPr>
    </w:p>
    <w:p w14:paraId="7C84EB89" w14:textId="77777777" w:rsidR="00947E39" w:rsidRPr="006623FD" w:rsidRDefault="00947E39" w:rsidP="00947E39">
      <w:pPr>
        <w:rPr>
          <w:rFonts w:ascii="Times New Roman" w:hAnsi="Times New Roman" w:cs="Times New Roman"/>
        </w:rPr>
      </w:pPr>
    </w:p>
    <w:p w14:paraId="283D9320" w14:textId="77777777" w:rsidR="00947E39" w:rsidRPr="006623FD" w:rsidRDefault="00947E39" w:rsidP="00947E39">
      <w:pPr>
        <w:rPr>
          <w:rFonts w:ascii="Times New Roman" w:hAnsi="Times New Roman" w:cs="Times New Roman"/>
        </w:rPr>
      </w:pPr>
    </w:p>
    <w:p w14:paraId="4525199B" w14:textId="77777777" w:rsidR="00947E39" w:rsidRPr="006623FD" w:rsidRDefault="00947E39" w:rsidP="00947E39">
      <w:pPr>
        <w:rPr>
          <w:rFonts w:ascii="Times New Roman" w:hAnsi="Times New Roman" w:cs="Times New Roman"/>
        </w:rPr>
      </w:pPr>
    </w:p>
    <w:p w14:paraId="2930EC28" w14:textId="77777777" w:rsidR="00947E39" w:rsidRPr="006623FD" w:rsidRDefault="00947E39" w:rsidP="00947E39">
      <w:pPr>
        <w:rPr>
          <w:rFonts w:ascii="Times New Roman" w:hAnsi="Times New Roman" w:cs="Times New Roman"/>
        </w:rPr>
      </w:pPr>
    </w:p>
    <w:p w14:paraId="439255C0" w14:textId="77777777" w:rsidR="00947E39" w:rsidRPr="006623FD" w:rsidRDefault="00947E39" w:rsidP="00947E39">
      <w:pPr>
        <w:rPr>
          <w:rFonts w:ascii="Times New Roman" w:hAnsi="Times New Roman" w:cs="Times New Roman"/>
        </w:rPr>
      </w:pPr>
    </w:p>
    <w:p w14:paraId="25CD31B2" w14:textId="77777777" w:rsidR="00947E39" w:rsidRPr="006623FD" w:rsidRDefault="00947E39" w:rsidP="00947E39">
      <w:pPr>
        <w:rPr>
          <w:rFonts w:ascii="Times New Roman" w:hAnsi="Times New Roman" w:cs="Times New Roman"/>
        </w:rPr>
      </w:pPr>
    </w:p>
    <w:p w14:paraId="0FF335B0" w14:textId="77777777" w:rsidR="00947E39" w:rsidRPr="006623FD" w:rsidRDefault="00947E39" w:rsidP="00947E39">
      <w:pPr>
        <w:rPr>
          <w:rFonts w:ascii="Times New Roman" w:hAnsi="Times New Roman" w:cs="Times New Roman"/>
        </w:rPr>
      </w:pPr>
    </w:p>
    <w:p w14:paraId="62CEE858" w14:textId="77777777" w:rsidR="00947E39" w:rsidRPr="006623FD" w:rsidRDefault="00947E39" w:rsidP="00947E39">
      <w:pPr>
        <w:rPr>
          <w:rFonts w:ascii="Times New Roman" w:hAnsi="Times New Roman" w:cs="Times New Roman"/>
        </w:rPr>
      </w:pPr>
    </w:p>
    <w:p w14:paraId="411796B6" w14:textId="77777777" w:rsidR="00947E39" w:rsidRPr="006623FD" w:rsidRDefault="00947E39" w:rsidP="00947E39">
      <w:pPr>
        <w:rPr>
          <w:rFonts w:ascii="Times New Roman" w:hAnsi="Times New Roman" w:cs="Times New Roman"/>
        </w:rPr>
      </w:pPr>
    </w:p>
    <w:p w14:paraId="5C87B2D7" w14:textId="77777777" w:rsidR="00947E39" w:rsidRPr="006623FD" w:rsidRDefault="00947E39" w:rsidP="00947E39">
      <w:pPr>
        <w:pStyle w:val="Heading1"/>
        <w:rPr>
          <w:rFonts w:ascii="Times New Roman" w:hAnsi="Times New Roman" w:cs="Times New Roman"/>
        </w:rPr>
      </w:pPr>
    </w:p>
    <w:p w14:paraId="11C1C1D9" w14:textId="098BE8FD" w:rsidR="00650E57" w:rsidRPr="006623FD" w:rsidRDefault="00650E57" w:rsidP="10179ABF">
      <w:pPr>
        <w:rPr>
          <w:rFonts w:ascii="Times New Roman" w:hAnsi="Times New Roman" w:cs="Times New Roman"/>
        </w:rPr>
      </w:pPr>
    </w:p>
    <w:p w14:paraId="4CBD7163" w14:textId="245AA9F8" w:rsidR="00C734D7" w:rsidRPr="006623FD" w:rsidRDefault="00065868" w:rsidP="00C734D7">
      <w:pPr>
        <w:pStyle w:val="Heading2"/>
        <w:rPr>
          <w:rFonts w:ascii="Times New Roman" w:hAnsi="Times New Roman" w:cs="Times New Roman"/>
        </w:rPr>
      </w:pPr>
      <w:r w:rsidRPr="006623FD">
        <w:rPr>
          <w:rFonts w:ascii="Times New Roman" w:hAnsi="Times New Roman" w:cs="Times New Roman"/>
        </w:rPr>
        <w:t xml:space="preserve">Assembly </w:t>
      </w:r>
      <w:r w:rsidR="004766D8" w:rsidRPr="006623FD">
        <w:rPr>
          <w:rFonts w:ascii="Times New Roman" w:hAnsi="Times New Roman" w:cs="Times New Roman"/>
        </w:rPr>
        <w:t xml:space="preserve">quality metrics </w:t>
      </w:r>
    </w:p>
    <w:p w14:paraId="7003DD62" w14:textId="55B059FB" w:rsidR="00924255" w:rsidRPr="006623FD" w:rsidRDefault="0F8337EC" w:rsidP="004766D8">
      <w:pPr>
        <w:rPr>
          <w:rFonts w:ascii="Times New Roman" w:hAnsi="Times New Roman" w:cs="Times New Roman"/>
        </w:rPr>
      </w:pPr>
      <w:r w:rsidRPr="10179ABF">
        <w:rPr>
          <w:rFonts w:ascii="Times New Roman" w:hAnsi="Times New Roman" w:cs="Times New Roman"/>
        </w:rPr>
        <w:t xml:space="preserve">The </w:t>
      </w:r>
      <w:r w:rsidR="386B05A5" w:rsidRPr="10179ABF">
        <w:rPr>
          <w:rFonts w:ascii="Times New Roman" w:hAnsi="Times New Roman" w:cs="Times New Roman"/>
        </w:rPr>
        <w:t xml:space="preserve">BUSCO completeness </w:t>
      </w:r>
      <w:commentRangeStart w:id="75"/>
      <w:r w:rsidR="386B05A5" w:rsidRPr="10179ABF">
        <w:rPr>
          <w:rFonts w:ascii="Times New Roman" w:hAnsi="Times New Roman" w:cs="Times New Roman"/>
        </w:rPr>
        <w:t xml:space="preserve">scores, estimated Quality Value (QV) and </w:t>
      </w:r>
      <w:r w:rsidR="386B05A5" w:rsidRPr="10179ABF">
        <w:rPr>
          <w:rFonts w:ascii="Times New Roman" w:hAnsi="Times New Roman" w:cs="Times New Roman"/>
          <w:i/>
          <w:iCs/>
        </w:rPr>
        <w:t>k</w:t>
      </w:r>
      <w:r w:rsidR="386B05A5" w:rsidRPr="10179ABF">
        <w:rPr>
          <w:rFonts w:ascii="Times New Roman" w:hAnsi="Times New Roman" w:cs="Times New Roman"/>
        </w:rPr>
        <w:t xml:space="preserve">-mer completeness </w:t>
      </w:r>
      <w:r w:rsidR="3503D72C" w:rsidRPr="10179ABF">
        <w:rPr>
          <w:rFonts w:ascii="Times New Roman" w:hAnsi="Times New Roman" w:cs="Times New Roman"/>
        </w:rPr>
        <w:t>metrics</w:t>
      </w:r>
      <w:r w:rsidR="386B05A5" w:rsidRPr="10179ABF">
        <w:rPr>
          <w:rFonts w:ascii="Times New Roman" w:hAnsi="Times New Roman" w:cs="Times New Roman"/>
        </w:rPr>
        <w:t xml:space="preserve"> were computed for </w:t>
      </w:r>
      <w:r w:rsidR="76234027" w:rsidRPr="10179ABF">
        <w:rPr>
          <w:rFonts w:ascii="Times New Roman" w:hAnsi="Times New Roman" w:cs="Times New Roman"/>
        </w:rPr>
        <w:t xml:space="preserve">each haplotype and the combined assembly. </w:t>
      </w:r>
      <w:r w:rsidR="6181850A" w:rsidRPr="10179ABF">
        <w:rPr>
          <w:rFonts w:ascii="Times New Roman" w:hAnsi="Times New Roman" w:cs="Times New Roman"/>
        </w:rPr>
        <w:t xml:space="preserve">BUSCO scores provide a measure of completeness based off benchmarking universal </w:t>
      </w:r>
      <w:commentRangeEnd w:id="75"/>
      <w:r w:rsidR="004766D8" w:rsidRPr="10179ABF">
        <w:rPr>
          <w:rStyle w:val="CommentReference"/>
          <w:rFonts w:ascii="Times New Roman" w:hAnsi="Times New Roman" w:cs="Times New Roman"/>
          <w:sz w:val="22"/>
          <w:szCs w:val="22"/>
        </w:rPr>
        <w:commentReference w:id="75"/>
      </w:r>
      <w:r w:rsidR="6181850A" w:rsidRPr="10179ABF">
        <w:rPr>
          <w:rFonts w:ascii="Times New Roman" w:hAnsi="Times New Roman" w:cs="Times New Roman"/>
        </w:rPr>
        <w:t xml:space="preserve">single copy orthologs. </w:t>
      </w:r>
      <w:r w:rsidR="0756393E" w:rsidRPr="10179ABF">
        <w:rPr>
          <w:rFonts w:ascii="Times New Roman" w:hAnsi="Times New Roman" w:cs="Times New Roman"/>
        </w:rPr>
        <w:t xml:space="preserve">The QV </w:t>
      </w:r>
      <w:r w:rsidR="61572A23" w:rsidRPr="10179ABF">
        <w:rPr>
          <w:rFonts w:ascii="Times New Roman" w:hAnsi="Times New Roman" w:cs="Times New Roman"/>
        </w:rPr>
        <w:t xml:space="preserve">measures </w:t>
      </w:r>
      <w:r w:rsidR="0B976BE5" w:rsidRPr="10179ABF">
        <w:rPr>
          <w:rFonts w:ascii="Times New Roman" w:hAnsi="Times New Roman" w:cs="Times New Roman"/>
        </w:rPr>
        <w:t xml:space="preserve">the </w:t>
      </w:r>
      <w:r w:rsidR="61572A23" w:rsidRPr="10179ABF">
        <w:rPr>
          <w:rFonts w:ascii="Times New Roman" w:hAnsi="Times New Roman" w:cs="Times New Roman"/>
        </w:rPr>
        <w:t>base</w:t>
      </w:r>
      <w:r w:rsidR="0B976BE5" w:rsidRPr="10179ABF">
        <w:rPr>
          <w:rFonts w:ascii="Times New Roman" w:hAnsi="Times New Roman" w:cs="Times New Roman"/>
        </w:rPr>
        <w:t>-</w:t>
      </w:r>
      <w:r w:rsidR="61572A23" w:rsidRPr="10179ABF">
        <w:rPr>
          <w:rFonts w:ascii="Times New Roman" w:hAnsi="Times New Roman" w:cs="Times New Roman"/>
        </w:rPr>
        <w:t xml:space="preserve">level consensus </w:t>
      </w:r>
      <w:r w:rsidR="0B976BE5" w:rsidRPr="10179ABF">
        <w:rPr>
          <w:rFonts w:ascii="Times New Roman" w:hAnsi="Times New Roman" w:cs="Times New Roman"/>
        </w:rPr>
        <w:t xml:space="preserve">accuracy of the genome assembly while completeness </w:t>
      </w:r>
      <w:r w:rsidR="151FBDCB" w:rsidRPr="10179ABF">
        <w:rPr>
          <w:rFonts w:ascii="Times New Roman" w:hAnsi="Times New Roman" w:cs="Times New Roman"/>
        </w:rPr>
        <w:t xml:space="preserve">indicates the proportion of expected </w:t>
      </w:r>
      <w:r w:rsidR="1B062B46" w:rsidRPr="10179ABF">
        <w:rPr>
          <w:rFonts w:ascii="Times New Roman" w:hAnsi="Times New Roman" w:cs="Times New Roman"/>
          <w:i/>
          <w:iCs/>
        </w:rPr>
        <w:t>k</w:t>
      </w:r>
      <w:r w:rsidR="1B062B46" w:rsidRPr="10179ABF">
        <w:rPr>
          <w:rFonts w:ascii="Times New Roman" w:hAnsi="Times New Roman" w:cs="Times New Roman"/>
        </w:rPr>
        <w:t xml:space="preserve">-mers identified in the assembly. </w:t>
      </w:r>
    </w:p>
    <w:p w14:paraId="0E779B32" w14:textId="1CB48AE5" w:rsidR="00B00DD6" w:rsidRPr="006623FD" w:rsidRDefault="5AC05687" w:rsidP="00650E57">
      <w:pPr>
        <w:rPr>
          <w:rFonts w:ascii="Times New Roman" w:hAnsi="Times New Roman" w:cs="Times New Roman"/>
        </w:rPr>
      </w:pPr>
      <w:r w:rsidRPr="10179ABF">
        <w:rPr>
          <w:rFonts w:ascii="Times New Roman" w:hAnsi="Times New Roman" w:cs="Times New Roman"/>
        </w:rPr>
        <w:t xml:space="preserve">BUSCO analysis performed using the actinopterii_10db reference database </w:t>
      </w:r>
      <w:r w:rsidR="14840A2A" w:rsidRPr="10179ABF">
        <w:rPr>
          <w:rFonts w:ascii="Times New Roman" w:hAnsi="Times New Roman" w:cs="Times New Roman"/>
        </w:rPr>
        <w:t>identified</w:t>
      </w:r>
      <w:r w:rsidRPr="10179ABF">
        <w:rPr>
          <w:rFonts w:ascii="Times New Roman" w:hAnsi="Times New Roman" w:cs="Times New Roman"/>
        </w:rPr>
        <w:t xml:space="preserve"> </w:t>
      </w:r>
      <w:r w:rsidR="0B5EAB80" w:rsidRPr="10179ABF">
        <w:rPr>
          <w:rFonts w:ascii="Times New Roman" w:hAnsi="Times New Roman" w:cs="Times New Roman"/>
        </w:rPr>
        <w:t xml:space="preserve">99.1% </w:t>
      </w:r>
      <w:r w:rsidR="14840A2A" w:rsidRPr="10179ABF">
        <w:rPr>
          <w:rFonts w:ascii="Times New Roman" w:hAnsi="Times New Roman" w:cs="Times New Roman"/>
        </w:rPr>
        <w:t xml:space="preserve">of </w:t>
      </w:r>
      <w:r w:rsidR="43B55B74" w:rsidRPr="10179ABF">
        <w:rPr>
          <w:rFonts w:ascii="Times New Roman" w:hAnsi="Times New Roman" w:cs="Times New Roman"/>
        </w:rPr>
        <w:t>expected</w:t>
      </w:r>
      <w:r w:rsidR="14840A2A" w:rsidRPr="10179ABF">
        <w:rPr>
          <w:rFonts w:ascii="Times New Roman" w:hAnsi="Times New Roman" w:cs="Times New Roman"/>
        </w:rPr>
        <w:t xml:space="preserve"> genes in </w:t>
      </w:r>
      <w:r w:rsidR="0B5EAB80" w:rsidRPr="10179ABF">
        <w:rPr>
          <w:rFonts w:ascii="Times New Roman" w:hAnsi="Times New Roman" w:cs="Times New Roman"/>
        </w:rPr>
        <w:t>hap</w:t>
      </w:r>
      <w:r w:rsidR="14840A2A" w:rsidRPr="10179ABF">
        <w:rPr>
          <w:rFonts w:ascii="Times New Roman" w:hAnsi="Times New Roman" w:cs="Times New Roman"/>
        </w:rPr>
        <w:t xml:space="preserve">lotype </w:t>
      </w:r>
      <w:r w:rsidR="0B5EAB80" w:rsidRPr="10179ABF">
        <w:rPr>
          <w:rFonts w:ascii="Times New Roman" w:hAnsi="Times New Roman" w:cs="Times New Roman"/>
        </w:rPr>
        <w:t>1</w:t>
      </w:r>
      <w:r w:rsidR="14840A2A" w:rsidRPr="10179ABF">
        <w:rPr>
          <w:rFonts w:ascii="Times New Roman" w:hAnsi="Times New Roman" w:cs="Times New Roman"/>
        </w:rPr>
        <w:t xml:space="preserve"> (single </w:t>
      </w:r>
      <w:r w:rsidR="01B87E16" w:rsidRPr="10179ABF">
        <w:rPr>
          <w:rFonts w:ascii="Times New Roman" w:hAnsi="Times New Roman" w:cs="Times New Roman"/>
        </w:rPr>
        <w:t>copy 98.6,</w:t>
      </w:r>
      <w:r w:rsidR="43B55B74" w:rsidRPr="10179ABF">
        <w:rPr>
          <w:rFonts w:ascii="Times New Roman" w:hAnsi="Times New Roman" w:cs="Times New Roman"/>
        </w:rPr>
        <w:t xml:space="preserve"> duplicated 0.5</w:t>
      </w:r>
      <w:r w:rsidR="65A5EDDE" w:rsidRPr="10179ABF">
        <w:rPr>
          <w:rFonts w:ascii="Times New Roman" w:hAnsi="Times New Roman" w:cs="Times New Roman"/>
        </w:rPr>
        <w:t>%) and</w:t>
      </w:r>
      <w:r w:rsidR="0B5EAB80" w:rsidRPr="10179ABF">
        <w:rPr>
          <w:rFonts w:ascii="Times New Roman" w:hAnsi="Times New Roman" w:cs="Times New Roman"/>
        </w:rPr>
        <w:t xml:space="preserve"> 99.2% in </w:t>
      </w:r>
      <w:r w:rsidR="43B55B74" w:rsidRPr="10179ABF">
        <w:rPr>
          <w:rFonts w:ascii="Times New Roman" w:hAnsi="Times New Roman" w:cs="Times New Roman"/>
        </w:rPr>
        <w:t>haplotype 2 (</w:t>
      </w:r>
      <w:r w:rsidR="3F28762A" w:rsidRPr="10179ABF">
        <w:rPr>
          <w:rFonts w:ascii="Times New Roman" w:hAnsi="Times New Roman" w:cs="Times New Roman"/>
        </w:rPr>
        <w:t>single copy 98.7%</w:t>
      </w:r>
      <w:r w:rsidR="71269104" w:rsidRPr="10179ABF">
        <w:rPr>
          <w:rFonts w:ascii="Times New Roman" w:hAnsi="Times New Roman" w:cs="Times New Roman"/>
        </w:rPr>
        <w:t>,</w:t>
      </w:r>
      <w:r w:rsidR="3F28762A" w:rsidRPr="10179ABF">
        <w:rPr>
          <w:rFonts w:ascii="Times New Roman" w:hAnsi="Times New Roman" w:cs="Times New Roman"/>
        </w:rPr>
        <w:t xml:space="preserve"> duplicated 0.5)</w:t>
      </w:r>
      <w:r w:rsidR="0020449B">
        <w:rPr>
          <w:rFonts w:ascii="Times New Roman" w:hAnsi="Times New Roman" w:cs="Times New Roman"/>
        </w:rPr>
        <w:t xml:space="preserve"> </w:t>
      </w:r>
      <w:ins w:id="76" w:author="Lauren Huet" w:date="2026-05-29T05:53:00Z" w16du:dateUtc="2026-05-29T05:53:04Z">
        <w:r w:rsidR="2818C366" w:rsidRPr="10179ABF">
          <w:rPr>
            <w:rFonts w:ascii="Times New Roman" w:hAnsi="Times New Roman" w:cs="Times New Roman"/>
          </w:rPr>
          <w:t>(</w:t>
        </w:r>
      </w:ins>
      <w:ins w:id="77" w:author="Lauren Huet" w:date="2026-05-29T05:52:00Z" w16du:dateUtc="2026-05-29T05:52:59Z">
        <w:r w:rsidR="2818C366" w:rsidRPr="10179ABF">
          <w:rPr>
            <w:rFonts w:ascii="Times New Roman" w:hAnsi="Times New Roman" w:cs="Times New Roman"/>
          </w:rPr>
          <w:t>Table</w:t>
        </w:r>
      </w:ins>
      <w:ins w:id="78" w:author="Lauren Huet" w:date="2026-05-29T05:53:00Z" w16du:dateUtc="2026-05-29T05:53:01Z">
        <w:r w:rsidR="2818C366" w:rsidRPr="10179ABF">
          <w:rPr>
            <w:rFonts w:ascii="Times New Roman" w:hAnsi="Times New Roman" w:cs="Times New Roman"/>
          </w:rPr>
          <w:t xml:space="preserve"> 2)</w:t>
        </w:r>
      </w:ins>
      <w:r w:rsidR="71269104" w:rsidRPr="10179ABF">
        <w:rPr>
          <w:rFonts w:ascii="Times New Roman" w:hAnsi="Times New Roman" w:cs="Times New Roman"/>
        </w:rPr>
        <w:t xml:space="preserve">. </w:t>
      </w:r>
    </w:p>
    <w:p w14:paraId="25801CB3" w14:textId="3EBE1190" w:rsidR="009F2646" w:rsidRPr="006623FD" w:rsidRDefault="27B70DCA" w:rsidP="10179ABF">
      <w:pPr>
        <w:pBdr>
          <w:top w:val="nil"/>
          <w:left w:val="nil"/>
          <w:bottom w:val="nil"/>
          <w:right w:val="nil"/>
          <w:between w:val="nil"/>
        </w:pBdr>
        <w:spacing w:before="40" w:after="240"/>
        <w:rPr>
          <w:rFonts w:ascii="Times New Roman" w:hAnsi="Times New Roman" w:cs="Times New Roman"/>
          <w:color w:val="000000"/>
        </w:rPr>
      </w:pPr>
      <w:r w:rsidRPr="10179ABF">
        <w:rPr>
          <w:rFonts w:ascii="Times New Roman" w:hAnsi="Times New Roman" w:cs="Times New Roman"/>
        </w:rPr>
        <w:t xml:space="preserve">The QV for haplotype one is </w:t>
      </w:r>
      <w:r w:rsidR="5AB9E861" w:rsidRPr="10179ABF">
        <w:rPr>
          <w:rFonts w:ascii="Times New Roman" w:hAnsi="Times New Roman" w:cs="Times New Roman"/>
        </w:rPr>
        <w:t xml:space="preserve">59.82, and 59.80 for haplotype 2. </w:t>
      </w:r>
      <w:r w:rsidR="72509A26" w:rsidRPr="10179ABF">
        <w:rPr>
          <w:rFonts w:ascii="Times New Roman" w:hAnsi="Times New Roman" w:cs="Times New Roman"/>
        </w:rPr>
        <w:t xml:space="preserve">Combining both haplotypes yields a QV of </w:t>
      </w:r>
      <w:r w:rsidR="6EF347E4" w:rsidRPr="10179ABF">
        <w:rPr>
          <w:rFonts w:ascii="Times New Roman" w:hAnsi="Times New Roman" w:cs="Times New Roman"/>
        </w:rPr>
        <w:t xml:space="preserve">59.81. </w:t>
      </w:r>
      <w:r w:rsidR="13669179" w:rsidRPr="10179ABF">
        <w:rPr>
          <w:rFonts w:ascii="Times New Roman" w:hAnsi="Times New Roman" w:cs="Times New Roman"/>
        </w:rPr>
        <w:t>T</w:t>
      </w:r>
      <w:r w:rsidR="3D1A29C0" w:rsidRPr="10179ABF">
        <w:rPr>
          <w:rFonts w:ascii="Times New Roman" w:hAnsi="Times New Roman" w:cs="Times New Roman"/>
        </w:rPr>
        <w:t xml:space="preserve">he </w:t>
      </w:r>
      <w:r w:rsidR="3D1A29C0" w:rsidRPr="10179ABF">
        <w:rPr>
          <w:rFonts w:ascii="Times New Roman" w:hAnsi="Times New Roman" w:cs="Times New Roman"/>
          <w:i/>
          <w:iCs/>
        </w:rPr>
        <w:t>k</w:t>
      </w:r>
      <w:r w:rsidR="3D1A29C0" w:rsidRPr="10179ABF">
        <w:rPr>
          <w:rFonts w:ascii="Times New Roman" w:hAnsi="Times New Roman" w:cs="Times New Roman"/>
        </w:rPr>
        <w:t xml:space="preserve">-mer completeness for haplotype 1 is </w:t>
      </w:r>
      <w:r w:rsidR="48B34FB8" w:rsidRPr="10179ABF">
        <w:rPr>
          <w:rFonts w:ascii="Times New Roman" w:hAnsi="Times New Roman" w:cs="Times New Roman"/>
        </w:rPr>
        <w:t>83.53</w:t>
      </w:r>
      <w:r w:rsidR="221A3CA0" w:rsidRPr="10179ABF">
        <w:rPr>
          <w:rFonts w:ascii="Times New Roman" w:hAnsi="Times New Roman" w:cs="Times New Roman"/>
        </w:rPr>
        <w:t>%</w:t>
      </w:r>
      <w:r w:rsidR="48B34FB8" w:rsidRPr="10179ABF">
        <w:rPr>
          <w:rFonts w:ascii="Times New Roman" w:hAnsi="Times New Roman" w:cs="Times New Roman"/>
        </w:rPr>
        <w:t xml:space="preserve"> and 83.52</w:t>
      </w:r>
      <w:r w:rsidR="221A3CA0" w:rsidRPr="10179ABF">
        <w:rPr>
          <w:rFonts w:ascii="Times New Roman" w:hAnsi="Times New Roman" w:cs="Times New Roman"/>
        </w:rPr>
        <w:t>%</w:t>
      </w:r>
      <w:r w:rsidR="48B34FB8" w:rsidRPr="10179ABF">
        <w:rPr>
          <w:rFonts w:ascii="Times New Roman" w:hAnsi="Times New Roman" w:cs="Times New Roman"/>
        </w:rPr>
        <w:t xml:space="preserve"> for haplotype 2. The combined </w:t>
      </w:r>
      <w:r w:rsidR="35840EC0" w:rsidRPr="10179ABF">
        <w:rPr>
          <w:rFonts w:ascii="Times New Roman" w:hAnsi="Times New Roman" w:cs="Times New Roman"/>
        </w:rPr>
        <w:t>completeness</w:t>
      </w:r>
      <w:r w:rsidR="48B34FB8" w:rsidRPr="10179ABF">
        <w:rPr>
          <w:rFonts w:ascii="Times New Roman" w:hAnsi="Times New Roman" w:cs="Times New Roman"/>
        </w:rPr>
        <w:t xml:space="preserve"> of </w:t>
      </w:r>
      <w:r w:rsidR="5790A4CF" w:rsidRPr="10179ABF">
        <w:rPr>
          <w:rFonts w:ascii="Times New Roman" w:hAnsi="Times New Roman" w:cs="Times New Roman"/>
        </w:rPr>
        <w:t>both haplotypes is 99.66</w:t>
      </w:r>
      <w:r w:rsidR="221A3CA0" w:rsidRPr="10179ABF">
        <w:rPr>
          <w:rFonts w:ascii="Times New Roman" w:hAnsi="Times New Roman" w:cs="Times New Roman"/>
        </w:rPr>
        <w:t>%</w:t>
      </w:r>
      <w:r w:rsidR="0020449B">
        <w:rPr>
          <w:rFonts w:ascii="Times New Roman" w:hAnsi="Times New Roman" w:cs="Times New Roman"/>
        </w:rPr>
        <w:t xml:space="preserve"> </w:t>
      </w:r>
      <w:ins w:id="79" w:author="Lauren Huet" w:date="2026-05-29T05:53:00Z" w16du:dateUtc="2026-05-29T05:53:21Z">
        <w:r w:rsidR="3DFD1B2A" w:rsidRPr="10179ABF">
          <w:rPr>
            <w:rFonts w:ascii="Times New Roman" w:hAnsi="Times New Roman" w:cs="Times New Roman"/>
          </w:rPr>
          <w:t>(Table 2)</w:t>
        </w:r>
      </w:ins>
      <w:r w:rsidR="5790A4CF" w:rsidRPr="10179ABF">
        <w:rPr>
          <w:rFonts w:ascii="Times New Roman" w:hAnsi="Times New Roman" w:cs="Times New Roman"/>
        </w:rPr>
        <w:t xml:space="preserve">. </w:t>
      </w:r>
      <w:r w:rsidR="1D7870F1" w:rsidRPr="10179ABF">
        <w:rPr>
          <w:rFonts w:ascii="Times New Roman" w:hAnsi="Times New Roman" w:cs="Times New Roman"/>
          <w:color w:val="000000" w:themeColor="text1"/>
        </w:rPr>
        <w:t xml:space="preserve">Figure 3 shows the frequency distribution of </w:t>
      </w:r>
      <w:r w:rsidR="1D7870F1" w:rsidRPr="10179ABF">
        <w:rPr>
          <w:rFonts w:ascii="Times New Roman" w:hAnsi="Times New Roman" w:cs="Times New Roman"/>
          <w:i/>
          <w:iCs/>
          <w:color w:val="000000" w:themeColor="text1"/>
        </w:rPr>
        <w:t>k-</w:t>
      </w:r>
      <w:r w:rsidR="1D7870F1" w:rsidRPr="10179ABF">
        <w:rPr>
          <w:rFonts w:ascii="Times New Roman" w:hAnsi="Times New Roman" w:cs="Times New Roman"/>
          <w:color w:val="000000" w:themeColor="text1"/>
        </w:rPr>
        <w:t>mers that are unique to each haplotype (red and blue curves) and shared between the haplotypes (green curve).</w:t>
      </w:r>
    </w:p>
    <w:p w14:paraId="47474A93" w14:textId="100E4579" w:rsidR="00511E2E" w:rsidRPr="006623FD" w:rsidRDefault="00FC74BF" w:rsidP="00650E57">
      <w:pPr>
        <w:rPr>
          <w:rFonts w:ascii="Times New Roman" w:hAnsi="Times New Roman" w:cs="Times New Roman"/>
        </w:rPr>
      </w:pPr>
      <w:commentRangeStart w:id="80"/>
      <w:commentRangeStart w:id="81"/>
      <w:commentRangeStart w:id="82"/>
      <w:commentRangeEnd w:id="80"/>
      <w:r>
        <w:rPr>
          <w:rStyle w:val="CommentReference"/>
          <w:noProof/>
          <w:sz w:val="22"/>
          <w:szCs w:val="22"/>
        </w:rPr>
        <w:lastRenderedPageBreak/>
        <w:commentReference w:id="80"/>
      </w:r>
      <w:commentRangeEnd w:id="81"/>
      <w:r>
        <w:rPr>
          <w:rStyle w:val="CommentReference"/>
          <w:noProof/>
          <w:sz w:val="22"/>
          <w:szCs w:val="22"/>
        </w:rPr>
        <w:commentReference w:id="81"/>
      </w:r>
      <w:commentRangeEnd w:id="82"/>
      <w:r>
        <w:rPr>
          <w:rStyle w:val="CommentReference"/>
          <w:noProof/>
          <w:sz w:val="22"/>
          <w:szCs w:val="22"/>
        </w:rPr>
        <w:commentReference w:id="82"/>
      </w:r>
      <w:r w:rsidR="10179ABF">
        <w:rPr>
          <w:noProof/>
        </w:rPr>
        <w:drawing>
          <wp:anchor distT="0" distB="0" distL="114300" distR="114300" simplePos="0" relativeHeight="251658241" behindDoc="0" locked="0" layoutInCell="1" allowOverlap="1" wp14:anchorId="2EFB4765" wp14:editId="20043A3E">
            <wp:simplePos x="0" y="0"/>
            <wp:positionH relativeFrom="column">
              <wp:align>left</wp:align>
            </wp:positionH>
            <wp:positionV relativeFrom="paragraph">
              <wp:posOffset>0</wp:posOffset>
            </wp:positionV>
            <wp:extent cx="4031311" cy="3359426"/>
            <wp:effectExtent l="0" t="0" r="7620" b="0"/>
            <wp:wrapSquare wrapText="bothSides"/>
            <wp:docPr id="1391083059"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83059" name="Picture 2" descr="A graph of a function&#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31311" cy="3359426"/>
                    </a:xfrm>
                    <a:prstGeom prst="rect">
                      <a:avLst/>
                    </a:prstGeom>
                  </pic:spPr>
                </pic:pic>
              </a:graphicData>
            </a:graphic>
            <wp14:sizeRelH relativeFrom="page">
              <wp14:pctWidth>0</wp14:pctWidth>
            </wp14:sizeRelH>
            <wp14:sizeRelV relativeFrom="page">
              <wp14:pctHeight>0</wp14:pctHeight>
            </wp14:sizeRelV>
          </wp:anchor>
        </w:drawing>
      </w:r>
    </w:p>
    <w:p w14:paraId="3F9A3F6E" w14:textId="77777777" w:rsidR="00B00DD6" w:rsidRPr="006623FD" w:rsidRDefault="00B00DD6" w:rsidP="00650E57">
      <w:pPr>
        <w:rPr>
          <w:rFonts w:ascii="Times New Roman" w:hAnsi="Times New Roman" w:cs="Times New Roman"/>
        </w:rPr>
      </w:pPr>
    </w:p>
    <w:p w14:paraId="21F2F7EE" w14:textId="77777777" w:rsidR="00B00DD6" w:rsidRPr="006623FD" w:rsidRDefault="00B00DD6" w:rsidP="00650E57">
      <w:pPr>
        <w:rPr>
          <w:rFonts w:ascii="Times New Roman" w:hAnsi="Times New Roman" w:cs="Times New Roman"/>
        </w:rPr>
      </w:pPr>
    </w:p>
    <w:p w14:paraId="7D923F9F" w14:textId="77777777" w:rsidR="00B00DD6" w:rsidRPr="006623FD" w:rsidRDefault="00B00DD6" w:rsidP="00650E57">
      <w:pPr>
        <w:rPr>
          <w:rFonts w:ascii="Times New Roman" w:hAnsi="Times New Roman" w:cs="Times New Roman"/>
        </w:rPr>
      </w:pPr>
    </w:p>
    <w:p w14:paraId="7CABC7EF" w14:textId="77777777" w:rsidR="00B00DD6" w:rsidRPr="006623FD" w:rsidRDefault="00B00DD6" w:rsidP="00650E57">
      <w:pPr>
        <w:rPr>
          <w:rFonts w:ascii="Times New Roman" w:hAnsi="Times New Roman" w:cs="Times New Roman"/>
        </w:rPr>
      </w:pPr>
    </w:p>
    <w:p w14:paraId="68B10941" w14:textId="77777777" w:rsidR="00B00DD6" w:rsidRPr="006623FD" w:rsidRDefault="00B00DD6" w:rsidP="00650E57">
      <w:pPr>
        <w:rPr>
          <w:rFonts w:ascii="Times New Roman" w:hAnsi="Times New Roman" w:cs="Times New Roman"/>
        </w:rPr>
      </w:pPr>
    </w:p>
    <w:p w14:paraId="6C2B2B3F" w14:textId="77777777" w:rsidR="00B00DD6" w:rsidRPr="006623FD" w:rsidRDefault="00B00DD6" w:rsidP="00650E57">
      <w:pPr>
        <w:rPr>
          <w:rFonts w:ascii="Times New Roman" w:hAnsi="Times New Roman" w:cs="Times New Roman"/>
        </w:rPr>
      </w:pPr>
    </w:p>
    <w:p w14:paraId="2819FA1B" w14:textId="77777777" w:rsidR="00B00DD6" w:rsidRPr="006623FD" w:rsidRDefault="00B00DD6" w:rsidP="00650E57">
      <w:pPr>
        <w:rPr>
          <w:rFonts w:ascii="Times New Roman" w:hAnsi="Times New Roman" w:cs="Times New Roman"/>
        </w:rPr>
      </w:pPr>
    </w:p>
    <w:p w14:paraId="4ACAC9C2" w14:textId="77777777" w:rsidR="00217B11" w:rsidRPr="006623FD" w:rsidRDefault="00217B11" w:rsidP="00650E57">
      <w:pPr>
        <w:rPr>
          <w:rFonts w:ascii="Times New Roman" w:hAnsi="Times New Roman" w:cs="Times New Roman"/>
        </w:rPr>
      </w:pPr>
    </w:p>
    <w:p w14:paraId="1A938F9B" w14:textId="77777777" w:rsidR="00217B11" w:rsidRPr="006623FD" w:rsidRDefault="00217B11" w:rsidP="00650E57">
      <w:pPr>
        <w:rPr>
          <w:rFonts w:ascii="Times New Roman" w:hAnsi="Times New Roman" w:cs="Times New Roman"/>
        </w:rPr>
      </w:pPr>
    </w:p>
    <w:p w14:paraId="4F6F072D" w14:textId="77777777" w:rsidR="00217B11" w:rsidRPr="006623FD" w:rsidRDefault="00217B11" w:rsidP="00650E57">
      <w:pPr>
        <w:rPr>
          <w:rFonts w:ascii="Times New Roman" w:hAnsi="Times New Roman" w:cs="Times New Roman"/>
        </w:rPr>
      </w:pPr>
    </w:p>
    <w:p w14:paraId="79936C90" w14:textId="77777777" w:rsidR="00C734D7" w:rsidRPr="006623FD" w:rsidRDefault="00C734D7" w:rsidP="00650E57">
      <w:pPr>
        <w:rPr>
          <w:rFonts w:ascii="Times New Roman" w:hAnsi="Times New Roman" w:cs="Times New Roman"/>
        </w:rPr>
      </w:pPr>
    </w:p>
    <w:p w14:paraId="4706019B" w14:textId="77777777" w:rsidR="007D4B96" w:rsidRPr="007F5CDE" w:rsidRDefault="79AF4CB8" w:rsidP="10179ABF">
      <w:pPr>
        <w:pBdr>
          <w:top w:val="nil"/>
          <w:left w:val="nil"/>
          <w:bottom w:val="nil"/>
          <w:right w:val="nil"/>
          <w:between w:val="nil"/>
        </w:pBdr>
        <w:spacing w:before="60" w:after="240"/>
        <w:rPr>
          <w:rFonts w:ascii="Times New Roman" w:hAnsi="Times New Roman" w:cs="Times New Roman"/>
          <w:color w:val="000000"/>
          <w:rPrChange w:id="83" w:author="Unknown" w16du:dateUtc="2026-05-28T10:03:00Z">
            <w:rPr>
              <w:rFonts w:ascii="Times New Roman" w:hAnsi="Times New Roman" w:cs="Times New Roman"/>
              <w:i/>
              <w:color w:val="000000"/>
            </w:rPr>
          </w:rPrChange>
        </w:rPr>
      </w:pPr>
      <w:r w:rsidRPr="10179ABF">
        <w:rPr>
          <w:rFonts w:ascii="Times New Roman" w:hAnsi="Times New Roman" w:cs="Times New Roman"/>
          <w:color w:val="000000" w:themeColor="text1"/>
        </w:rPr>
        <w:t xml:space="preserve">Figure 3: Evaluation of k-mer completeness using MerquryFK. </w:t>
      </w:r>
      <w:bookmarkStart w:id="84" w:name="bookmark=id.1ksv4uv"/>
      <w:bookmarkEnd w:id="84"/>
      <w:r w:rsidRPr="10179ABF">
        <w:rPr>
          <w:rFonts w:ascii="Times New Roman" w:hAnsi="Times New Roman" w:cs="Times New Roman"/>
          <w:color w:val="000000" w:themeColor="text1"/>
        </w:rPr>
        <w:t xml:space="preserve">This plot illustrates the recovery of k‐mers from the original read data in the final assemblies. The horizontal axis shows k‐mer multiplicity, and the vertical axis shows the number of k‐mers. The grey curve represents k‐mers that appear in the reads but are not assembled. The green curve corresponds to k‐mers shared by both assemblies (the homozygous peak), and the red and blue curves show k‐mers found only in haplotype 1 or haplotype 2, respectively (the heterozygous </w:t>
      </w:r>
      <w:sdt>
        <w:sdtPr>
          <w:rPr>
            <w:rFonts w:ascii="Times New Roman" w:hAnsi="Times New Roman" w:cs="Times New Roman"/>
          </w:rPr>
          <w:tag w:val="goog_rdk_28"/>
          <w:id w:val="-1069889976"/>
        </w:sdtPr>
        <w:sdtContent/>
      </w:sdt>
      <w:sdt>
        <w:sdtPr>
          <w:rPr>
            <w:rFonts w:ascii="Times New Roman" w:hAnsi="Times New Roman" w:cs="Times New Roman"/>
          </w:rPr>
          <w:tag w:val="goog_rdk_29"/>
          <w:id w:val="514658666"/>
        </w:sdtPr>
        <w:sdtContent/>
      </w:sdt>
      <w:sdt>
        <w:sdtPr>
          <w:rPr>
            <w:rFonts w:ascii="Times New Roman" w:hAnsi="Times New Roman" w:cs="Times New Roman"/>
          </w:rPr>
          <w:tag w:val="goog_rdk_30"/>
          <w:id w:val="1414282666"/>
        </w:sdtPr>
        <w:sdtContent/>
      </w:sdt>
      <w:sdt>
        <w:sdtPr>
          <w:rPr>
            <w:rFonts w:ascii="Times New Roman" w:hAnsi="Times New Roman" w:cs="Times New Roman"/>
          </w:rPr>
          <w:tag w:val="goog_rdk_31"/>
          <w:id w:val="-144594743"/>
        </w:sdtPr>
        <w:sdtContent/>
      </w:sdt>
      <w:sdt>
        <w:sdtPr>
          <w:rPr>
            <w:rFonts w:ascii="Times New Roman" w:hAnsi="Times New Roman" w:cs="Times New Roman"/>
          </w:rPr>
          <w:tag w:val="goog_rdk_32"/>
          <w:id w:val="-1970273450"/>
        </w:sdtPr>
        <w:sdtContent/>
      </w:sdt>
      <w:sdt>
        <w:sdtPr>
          <w:rPr>
            <w:rFonts w:ascii="Times New Roman" w:hAnsi="Times New Roman" w:cs="Times New Roman"/>
          </w:rPr>
          <w:tag w:val="goog_rdk_33"/>
          <w:id w:val="934012062"/>
        </w:sdtPr>
        <w:sdtContent/>
      </w:sdt>
      <w:sdt>
        <w:sdtPr>
          <w:rPr>
            <w:rFonts w:ascii="Times New Roman" w:hAnsi="Times New Roman" w:cs="Times New Roman"/>
          </w:rPr>
          <w:tag w:val="goog_rdk_34"/>
          <w:id w:val="-500814136"/>
        </w:sdtPr>
        <w:sdtContent/>
      </w:sdt>
      <w:r w:rsidRPr="10179ABF">
        <w:rPr>
          <w:rFonts w:ascii="Times New Roman" w:hAnsi="Times New Roman" w:cs="Times New Roman"/>
          <w:color w:val="000000" w:themeColor="text1"/>
        </w:rPr>
        <w:t>peaks).</w:t>
      </w:r>
    </w:p>
    <w:p w14:paraId="1E3E0442" w14:textId="712D99CB" w:rsidR="00B43987" w:rsidRPr="006623FD" w:rsidRDefault="00B43987" w:rsidP="00B43987">
      <w:pPr>
        <w:pBdr>
          <w:top w:val="nil"/>
          <w:left w:val="nil"/>
          <w:bottom w:val="nil"/>
          <w:right w:val="nil"/>
          <w:between w:val="nil"/>
        </w:pBdr>
        <w:spacing w:before="40" w:after="240"/>
        <w:rPr>
          <w:rFonts w:ascii="Times New Roman" w:hAnsi="Times New Roman" w:cs="Times New Roman"/>
          <w:color w:val="000000"/>
        </w:rPr>
      </w:pPr>
      <w:commentRangeStart w:id="85"/>
      <w:r w:rsidRPr="006623FD">
        <w:rPr>
          <w:rFonts w:ascii="Times New Roman" w:hAnsi="Times New Roman" w:cs="Times New Roman"/>
          <w:color w:val="000000"/>
        </w:rPr>
        <w:t xml:space="preserve">The snail plot in Figure 4 provides a scaffold-level overview of the assembly. Scaffolds are arranged by length around the circumference, with arcs highlighting the largest scaffold and the N50 and N90 lengths. The plot also displays GC, AT, and N content across scaffold bins, as well as a cumulative count of scaffolds in the centre. The blob plot in Figure </w:t>
      </w:r>
      <w:hyperlink w:anchor="bookmark=id.2jxsxqh">
        <w:r w:rsidR="00B306B1">
          <w:rPr>
            <w:rFonts w:ascii="Times New Roman" w:hAnsi="Times New Roman" w:cs="Times New Roman"/>
            <w:color w:val="156082"/>
          </w:rPr>
          <w:t>5</w:t>
        </w:r>
      </w:hyperlink>
      <w:r w:rsidRPr="006623FD">
        <w:rPr>
          <w:rFonts w:ascii="Times New Roman" w:hAnsi="Times New Roman" w:cs="Times New Roman"/>
          <w:color w:val="000000"/>
        </w:rPr>
        <w:t xml:space="preserve"> visualises GC content on the horizontal axis and coverage on the vertical axis, with each point representing a scaffold sized by length. </w:t>
      </w:r>
      <w:commentRangeEnd w:id="85"/>
      <w:r w:rsidR="00EF1AEE" w:rsidRPr="006623FD">
        <w:rPr>
          <w:rStyle w:val="CommentReference"/>
          <w:rFonts w:ascii="Times New Roman" w:hAnsi="Times New Roman" w:cs="Times New Roman"/>
          <w:color w:val="000000"/>
          <w:sz w:val="22"/>
          <w:szCs w:val="22"/>
        </w:rPr>
        <w:commentReference w:id="85"/>
      </w:r>
    </w:p>
    <w:p w14:paraId="2523FF87" w14:textId="30F7C2BE" w:rsidR="00FC74BF" w:rsidRPr="006623FD" w:rsidRDefault="007F680C" w:rsidP="00650E57">
      <w:pPr>
        <w:rPr>
          <w:rFonts w:ascii="Times New Roman" w:hAnsi="Times New Roman" w:cs="Times New Roman"/>
        </w:rPr>
      </w:pPr>
      <w:r w:rsidRPr="006623FD">
        <w:rPr>
          <w:rFonts w:ascii="Times New Roman" w:hAnsi="Times New Roman" w:cs="Times New Roman"/>
          <w:noProof/>
        </w:rPr>
        <w:lastRenderedPageBreak/>
        <w:drawing>
          <wp:inline distT="0" distB="0" distL="0" distR="0" wp14:anchorId="2BF6BC88" wp14:editId="6D38903A">
            <wp:extent cx="4514960" cy="4514960"/>
            <wp:effectExtent l="0" t="0" r="0" b="0"/>
            <wp:docPr id="1260081759" name="Picture 3" descr="A diagram of a person's body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81759" name="Picture 3" descr="A diagram of a person's body with Crust in the background&#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18780" cy="4518780"/>
                    </a:xfrm>
                    <a:prstGeom prst="rect">
                      <a:avLst/>
                    </a:prstGeom>
                  </pic:spPr>
                </pic:pic>
              </a:graphicData>
            </a:graphic>
          </wp:inline>
        </w:drawing>
      </w:r>
    </w:p>
    <w:p w14:paraId="592D7340" w14:textId="77777777" w:rsidR="00FC74BF" w:rsidRPr="006623FD" w:rsidRDefault="00FC74BF" w:rsidP="00650E57">
      <w:pPr>
        <w:rPr>
          <w:rFonts w:ascii="Times New Roman" w:hAnsi="Times New Roman" w:cs="Times New Roman"/>
        </w:rPr>
      </w:pPr>
    </w:p>
    <w:p w14:paraId="35EED4C1" w14:textId="231229FE" w:rsidR="005E655C" w:rsidRPr="002460EF" w:rsidRDefault="005E655C" w:rsidP="005E655C">
      <w:pPr>
        <w:pBdr>
          <w:top w:val="nil"/>
          <w:left w:val="nil"/>
          <w:bottom w:val="nil"/>
          <w:right w:val="nil"/>
          <w:between w:val="nil"/>
        </w:pBdr>
        <w:spacing w:before="60" w:after="240"/>
        <w:rPr>
          <w:rFonts w:ascii="Times New Roman" w:hAnsi="Times New Roman" w:cs="Times New Roman"/>
          <w:bCs/>
          <w:iCs/>
          <w:color w:val="000000"/>
          <w:rPrChange w:id="86" w:author="Shannon Corrigan" w:date="2026-05-28T18:05:00Z" w16du:dateUtc="2026-05-28T10:05:00Z">
            <w:rPr>
              <w:rFonts w:ascii="Times New Roman" w:hAnsi="Times New Roman" w:cs="Times New Roman"/>
              <w:i/>
              <w:color w:val="000000"/>
            </w:rPr>
          </w:rPrChange>
        </w:rPr>
      </w:pPr>
      <w:r w:rsidRPr="002460EF">
        <w:rPr>
          <w:rFonts w:ascii="Times New Roman" w:hAnsi="Times New Roman" w:cs="Times New Roman"/>
          <w:bCs/>
          <w:iCs/>
          <w:color w:val="000000"/>
          <w:rPrChange w:id="87" w:author="Shannon Corrigan" w:date="2026-05-28T18:05:00Z" w16du:dateUtc="2026-05-28T10:05:00Z">
            <w:rPr>
              <w:rFonts w:ascii="Times New Roman" w:hAnsi="Times New Roman" w:cs="Times New Roman"/>
              <w:b/>
              <w:i/>
              <w:color w:val="000000"/>
            </w:rPr>
          </w:rPrChange>
        </w:rPr>
        <w:t xml:space="preserve">Figure </w:t>
      </w:r>
      <w:r w:rsidR="00B267CC" w:rsidRPr="002460EF">
        <w:rPr>
          <w:rFonts w:ascii="Times New Roman" w:hAnsi="Times New Roman" w:cs="Times New Roman"/>
          <w:bCs/>
          <w:iCs/>
          <w:color w:val="000000"/>
          <w:rPrChange w:id="88" w:author="Shannon Corrigan" w:date="2026-05-28T18:05:00Z" w16du:dateUtc="2026-05-28T10:05:00Z">
            <w:rPr>
              <w:rFonts w:ascii="Times New Roman" w:hAnsi="Times New Roman" w:cs="Times New Roman"/>
              <w:b/>
              <w:i/>
              <w:color w:val="000000"/>
            </w:rPr>
          </w:rPrChange>
        </w:rPr>
        <w:t>4</w:t>
      </w:r>
      <w:r w:rsidRPr="002460EF">
        <w:rPr>
          <w:rFonts w:ascii="Times New Roman" w:hAnsi="Times New Roman" w:cs="Times New Roman"/>
          <w:bCs/>
          <w:iCs/>
          <w:color w:val="000000"/>
          <w:rPrChange w:id="89" w:author="Shannon Corrigan" w:date="2026-05-28T18:05:00Z" w16du:dateUtc="2026-05-28T10:05:00Z">
            <w:rPr>
              <w:rFonts w:ascii="Times New Roman" w:hAnsi="Times New Roman" w:cs="Times New Roman"/>
              <w:b/>
              <w:i/>
              <w:color w:val="000000"/>
            </w:rPr>
          </w:rPrChange>
        </w:rPr>
        <w:t xml:space="preserve">: </w:t>
      </w:r>
      <w:r w:rsidRPr="002460EF">
        <w:rPr>
          <w:rFonts w:ascii="Times New Roman" w:hAnsi="Times New Roman" w:cs="Times New Roman"/>
          <w:bCs/>
          <w:iCs/>
        </w:rPr>
        <w:t xml:space="preserve">Genome assembly of </w:t>
      </w:r>
      <w:r w:rsidRPr="002460EF">
        <w:rPr>
          <w:rFonts w:ascii="Times New Roman" w:hAnsi="Times New Roman" w:cs="Times New Roman"/>
          <w:bCs/>
          <w:i/>
        </w:rPr>
        <w:t xml:space="preserve">Ophthalmolepis lineolata </w:t>
      </w:r>
      <w:r w:rsidRPr="002460EF">
        <w:rPr>
          <w:rFonts w:ascii="Times New Roman" w:hAnsi="Times New Roman" w:cs="Times New Roman"/>
          <w:bCs/>
          <w:iCs/>
        </w:rPr>
        <w:t>fOphLin2</w:t>
      </w:r>
      <w:r w:rsidRPr="002460EF">
        <w:rPr>
          <w:rFonts w:ascii="Times New Roman" w:hAnsi="Times New Roman" w:cs="Times New Roman"/>
          <w:bCs/>
          <w:iCs/>
          <w:color w:val="000000"/>
        </w:rPr>
        <w:t>.hap1</w:t>
      </w:r>
      <w:r w:rsidRPr="002460EF">
        <w:rPr>
          <w:rFonts w:ascii="Times New Roman" w:hAnsi="Times New Roman" w:cs="Times New Roman"/>
          <w:bCs/>
          <w:iCs/>
          <w:color w:val="000000"/>
          <w:rPrChange w:id="90" w:author="Shannon Corrigan" w:date="2026-05-28T18:05:00Z" w16du:dateUtc="2026-05-28T10:05:00Z">
            <w:rPr>
              <w:rFonts w:ascii="Times New Roman" w:hAnsi="Times New Roman" w:cs="Times New Roman"/>
              <w:b/>
              <w:i/>
              <w:color w:val="000000"/>
            </w:rPr>
          </w:rPrChange>
        </w:rPr>
        <w:t>: metrics.</w:t>
      </w:r>
      <w:r w:rsidRPr="002460EF">
        <w:rPr>
          <w:rFonts w:ascii="Times New Roman" w:hAnsi="Times New Roman" w:cs="Times New Roman"/>
          <w:bCs/>
          <w:iCs/>
          <w:color w:val="000000"/>
          <w:rPrChange w:id="91" w:author="Shannon Corrigan" w:date="2026-05-28T18:05:00Z" w16du:dateUtc="2026-05-28T10:05:00Z">
            <w:rPr>
              <w:rFonts w:ascii="Times New Roman" w:hAnsi="Times New Roman" w:cs="Times New Roman"/>
              <w:i/>
              <w:color w:val="000000"/>
            </w:rPr>
          </w:rPrChange>
        </w:rPr>
        <w:t xml:space="preserve"> The BlobToolKit snail plot provides an overview of assembly metrics and BUSCO gene completeness. The circumference represents the length of the whole genome sequence, and the main plot is divided into 1,000 bins around the circumference. The outermost blue tracks display the distribution of GC, AT, and N percentages across the bins. Scaffolds are arranged clockwise from longest to shortest and are depicted in dark grey. The longest scaffold is indicated by the red arc, and the deeper orange and pale orang</w:t>
      </w:r>
      <w:r w:rsidR="00F522C9">
        <w:rPr>
          <w:rFonts w:ascii="Times New Roman" w:hAnsi="Times New Roman" w:cs="Times New Roman"/>
          <w:bCs/>
          <w:iCs/>
          <w:color w:val="000000"/>
        </w:rPr>
        <w:t xml:space="preserve">e </w:t>
      </w:r>
      <w:r w:rsidRPr="002460EF">
        <w:rPr>
          <w:rFonts w:ascii="Times New Roman" w:hAnsi="Times New Roman" w:cs="Times New Roman"/>
          <w:bCs/>
          <w:iCs/>
          <w:color w:val="000000"/>
          <w:rPrChange w:id="92" w:author="Shannon Corrigan" w:date="2026-05-28T18:05:00Z" w16du:dateUtc="2026-05-28T10:05:00Z">
            <w:rPr>
              <w:rFonts w:ascii="Times New Roman" w:hAnsi="Times New Roman" w:cs="Times New Roman"/>
              <w:i/>
              <w:color w:val="000000"/>
            </w:rPr>
          </w:rPrChange>
        </w:rPr>
        <w:t>arcs represent the N50 and N90 lengths. A light grey spiral at the centre shows the cumulative scaffold count on a logarithmic scale. A summary of complete, fragmented, duplicated, and missing BUSCO genes in the set is presented at the top right.</w:t>
      </w:r>
    </w:p>
    <w:p w14:paraId="2A1A336C" w14:textId="77777777" w:rsidR="00FC74BF" w:rsidRPr="006623FD" w:rsidRDefault="00FC74BF" w:rsidP="00650E57">
      <w:pPr>
        <w:rPr>
          <w:rFonts w:ascii="Times New Roman" w:hAnsi="Times New Roman" w:cs="Times New Roman"/>
        </w:rPr>
      </w:pPr>
    </w:p>
    <w:p w14:paraId="32E6ABB8" w14:textId="77777777" w:rsidR="00FC74BF" w:rsidRPr="006623FD" w:rsidRDefault="00FC74BF" w:rsidP="00650E57">
      <w:pPr>
        <w:rPr>
          <w:rFonts w:ascii="Times New Roman" w:hAnsi="Times New Roman" w:cs="Times New Roman"/>
        </w:rPr>
      </w:pPr>
    </w:p>
    <w:p w14:paraId="501FD6EB" w14:textId="184C3F9C" w:rsidR="00FC74BF" w:rsidRPr="006623FD" w:rsidRDefault="00647BC7" w:rsidP="00650E57">
      <w:pPr>
        <w:rPr>
          <w:rFonts w:ascii="Times New Roman" w:hAnsi="Times New Roman" w:cs="Times New Roman"/>
        </w:rPr>
      </w:pPr>
      <w:r w:rsidRPr="006623FD">
        <w:rPr>
          <w:rFonts w:ascii="Times New Roman" w:hAnsi="Times New Roman" w:cs="Times New Roman"/>
          <w:noProof/>
        </w:rPr>
        <w:lastRenderedPageBreak/>
        <w:drawing>
          <wp:inline distT="0" distB="0" distL="0" distR="0" wp14:anchorId="4030F3C7" wp14:editId="5B3FDE6B">
            <wp:extent cx="5731510" cy="5731510"/>
            <wp:effectExtent l="0" t="0" r="2540" b="2540"/>
            <wp:docPr id="1664769216" name="Picture 4"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69216" name="Picture 4" descr="A graph of a diagram&#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504FA26" w14:textId="77777777" w:rsidR="00FC74BF" w:rsidRPr="006623FD" w:rsidRDefault="00FC74BF" w:rsidP="00650E57">
      <w:pPr>
        <w:rPr>
          <w:rFonts w:ascii="Times New Roman" w:hAnsi="Times New Roman" w:cs="Times New Roman"/>
        </w:rPr>
      </w:pPr>
    </w:p>
    <w:p w14:paraId="4422B867" w14:textId="33B9E19B" w:rsidR="00B267CC" w:rsidRPr="002460EF" w:rsidRDefault="00B267CC" w:rsidP="00B267CC">
      <w:pPr>
        <w:pBdr>
          <w:top w:val="nil"/>
          <w:left w:val="nil"/>
          <w:bottom w:val="nil"/>
          <w:right w:val="nil"/>
          <w:between w:val="nil"/>
        </w:pBdr>
        <w:spacing w:before="60" w:after="240"/>
        <w:rPr>
          <w:rFonts w:ascii="Times New Roman" w:hAnsi="Times New Roman" w:cs="Times New Roman"/>
          <w:iCs/>
          <w:color w:val="000000"/>
          <w:rPrChange w:id="93" w:author="Shannon Corrigan" w:date="2026-05-28T18:06:00Z" w16du:dateUtc="2026-05-28T10:06:00Z">
            <w:rPr>
              <w:rFonts w:ascii="Times New Roman" w:hAnsi="Times New Roman" w:cs="Times New Roman"/>
              <w:i/>
              <w:color w:val="000000"/>
            </w:rPr>
          </w:rPrChange>
        </w:rPr>
      </w:pPr>
      <w:r w:rsidRPr="714FA0E4">
        <w:rPr>
          <w:rFonts w:ascii="Times New Roman" w:hAnsi="Times New Roman" w:cs="Times New Roman"/>
          <w:color w:val="000000" w:themeColor="text1"/>
          <w:rPrChange w:id="94" w:author="Shannon Corrigan" w:date="2026-05-28T18:06:00Z" w16du:dateUtc="2026-05-28T10:06:00Z">
            <w:rPr>
              <w:rFonts w:ascii="Times New Roman" w:hAnsi="Times New Roman" w:cs="Times New Roman"/>
              <w:b/>
              <w:bCs/>
              <w:i/>
              <w:iCs/>
              <w:color w:val="000000" w:themeColor="text1"/>
            </w:rPr>
          </w:rPrChange>
        </w:rPr>
        <w:t>Figure</w:t>
      </w:r>
      <w:r w:rsidR="006C3277">
        <w:rPr>
          <w:rFonts w:ascii="Times New Roman" w:hAnsi="Times New Roman" w:cs="Times New Roman"/>
          <w:color w:val="000000" w:themeColor="text1"/>
        </w:rPr>
        <w:t xml:space="preserve"> </w:t>
      </w:r>
      <w:r w:rsidR="00EF1AEE" w:rsidRPr="714FA0E4">
        <w:rPr>
          <w:rFonts w:ascii="Times New Roman" w:hAnsi="Times New Roman" w:cs="Times New Roman"/>
          <w:color w:val="000000" w:themeColor="text1"/>
        </w:rPr>
        <w:t>5</w:t>
      </w:r>
      <w:r w:rsidRPr="714FA0E4">
        <w:rPr>
          <w:rFonts w:ascii="Times New Roman" w:hAnsi="Times New Roman" w:cs="Times New Roman"/>
          <w:color w:val="000000" w:themeColor="text1"/>
          <w:rPrChange w:id="95" w:author="Shannon Corrigan" w:date="2026-05-28T18:06:00Z" w16du:dateUtc="2026-05-28T10:06:00Z">
            <w:rPr>
              <w:rFonts w:ascii="Times New Roman" w:hAnsi="Times New Roman" w:cs="Times New Roman"/>
              <w:b/>
              <w:bCs/>
              <w:i/>
              <w:iCs/>
              <w:color w:val="000000" w:themeColor="text1"/>
            </w:rPr>
          </w:rPrChange>
        </w:rPr>
        <w:t>:</w:t>
      </w:r>
      <w:r w:rsidRPr="714FA0E4">
        <w:rPr>
          <w:rFonts w:ascii="Times New Roman" w:hAnsi="Times New Roman" w:cs="Times New Roman"/>
          <w:b/>
          <w:bCs/>
          <w:color w:val="000000" w:themeColor="text1"/>
          <w:rPrChange w:id="96" w:author="Shannon Corrigan" w:date="2026-05-28T18:06:00Z" w16du:dateUtc="2026-05-28T10:06:00Z">
            <w:rPr>
              <w:rFonts w:ascii="Times New Roman" w:hAnsi="Times New Roman" w:cs="Times New Roman"/>
              <w:b/>
              <w:bCs/>
              <w:i/>
              <w:iCs/>
              <w:color w:val="000000" w:themeColor="text1"/>
            </w:rPr>
          </w:rPrChange>
        </w:rPr>
        <w:t xml:space="preserve"> </w:t>
      </w:r>
      <w:r w:rsidRPr="002460EF">
        <w:rPr>
          <w:rFonts w:ascii="Times New Roman" w:hAnsi="Times New Roman" w:cs="Times New Roman"/>
          <w:iCs/>
        </w:rPr>
        <w:t xml:space="preserve">Genome assembly of </w:t>
      </w:r>
      <w:r w:rsidRPr="002460EF">
        <w:rPr>
          <w:rFonts w:ascii="Times New Roman" w:hAnsi="Times New Roman" w:cs="Times New Roman"/>
          <w:i/>
        </w:rPr>
        <w:t>Ophthalmolepis lineolata</w:t>
      </w:r>
      <w:r w:rsidRPr="002460EF">
        <w:rPr>
          <w:rFonts w:ascii="Times New Roman" w:hAnsi="Times New Roman" w:cs="Times New Roman"/>
          <w:iCs/>
          <w:rPrChange w:id="97" w:author="Shannon Corrigan" w:date="2026-05-28T18:06:00Z" w16du:dateUtc="2026-05-28T10:06:00Z">
            <w:rPr>
              <w:rFonts w:ascii="Times New Roman" w:hAnsi="Times New Roman" w:cs="Times New Roman"/>
              <w:i/>
              <w:iCs/>
            </w:rPr>
          </w:rPrChange>
        </w:rPr>
        <w:t xml:space="preserve"> </w:t>
      </w:r>
      <w:r w:rsidRPr="002460EF">
        <w:rPr>
          <w:rFonts w:ascii="Times New Roman" w:hAnsi="Times New Roman" w:cs="Times New Roman"/>
          <w:iCs/>
        </w:rPr>
        <w:t>fOphLin2</w:t>
      </w:r>
      <w:r w:rsidRPr="714FA0E4">
        <w:rPr>
          <w:rFonts w:ascii="Times New Roman" w:hAnsi="Times New Roman" w:cs="Times New Roman"/>
          <w:color w:val="000000" w:themeColor="text1"/>
        </w:rPr>
        <w:t>.hap1</w:t>
      </w:r>
      <w:r w:rsidRPr="714FA0E4">
        <w:rPr>
          <w:rFonts w:ascii="Times New Roman" w:hAnsi="Times New Roman" w:cs="Times New Roman"/>
          <w:color w:val="000000" w:themeColor="text1"/>
          <w:rPrChange w:id="98" w:author="Shannon Corrigan" w:date="2026-05-28T18:06:00Z" w16du:dateUtc="2026-05-28T10:06:00Z">
            <w:rPr>
              <w:rFonts w:ascii="Times New Roman" w:hAnsi="Times New Roman" w:cs="Times New Roman"/>
              <w:i/>
              <w:iCs/>
              <w:color w:val="000000" w:themeColor="text1"/>
            </w:rPr>
          </w:rPrChange>
        </w:rPr>
        <w:t xml:space="preserve">: BlobToolKit GC-coverage plot. Blob plot showing sequence coverage (vertical axis) and GC content (horizontal axis). The circles represent scaffolds, with the size proportional to scaffold length and the colour representing phylum membership. The histograms along the axes display the total length of sequences distributed across different levels of coverage and GC content. </w:t>
      </w:r>
    </w:p>
    <w:p w14:paraId="7F9B4D35" w14:textId="26B67028" w:rsidR="00B267CC" w:rsidRPr="006623FD" w:rsidRDefault="3CF15074" w:rsidP="0551AA78">
      <w:pPr>
        <w:rPr>
          <w:rStyle w:val="normaltextrun"/>
          <w:rFonts w:ascii="Times New Roman" w:eastAsia="Times New Roman" w:hAnsi="Times New Roman" w:cs="Times New Roman"/>
          <w:b/>
          <w:bCs/>
          <w:color w:val="000000" w:themeColor="text1"/>
        </w:rPr>
      </w:pPr>
      <w:commentRangeStart w:id="99"/>
      <w:r w:rsidRPr="0551AA78">
        <w:rPr>
          <w:rStyle w:val="normaltextrun"/>
          <w:rFonts w:ascii="Times New Roman" w:eastAsia="Times New Roman" w:hAnsi="Times New Roman" w:cs="Times New Roman"/>
          <w:b/>
          <w:bCs/>
          <w:color w:val="000000" w:themeColor="text1"/>
        </w:rPr>
        <w:t>DATA USE</w:t>
      </w:r>
      <w:r w:rsidR="658A045C" w:rsidRPr="15B647FB">
        <w:rPr>
          <w:rStyle w:val="normaltextrun"/>
          <w:rFonts w:ascii="Times New Roman" w:eastAsia="Times New Roman" w:hAnsi="Times New Roman" w:cs="Times New Roman"/>
          <w:b/>
          <w:bCs/>
          <w:color w:val="000000" w:themeColor="text1"/>
        </w:rPr>
        <w:t xml:space="preserve"> AND</w:t>
      </w:r>
      <w:r w:rsidRPr="0551AA78">
        <w:rPr>
          <w:rStyle w:val="normaltextrun"/>
          <w:rFonts w:ascii="Times New Roman" w:eastAsia="Times New Roman" w:hAnsi="Times New Roman" w:cs="Times New Roman"/>
          <w:b/>
          <w:bCs/>
          <w:color w:val="000000" w:themeColor="text1"/>
        </w:rPr>
        <w:t xml:space="preserve"> ATTRIBUTION</w:t>
      </w:r>
    </w:p>
    <w:p w14:paraId="158685C4" w14:textId="72F2A6CD" w:rsidR="00B267CC" w:rsidRPr="006623FD" w:rsidRDefault="3CF15074" w:rsidP="0551AA78">
      <w:pPr>
        <w:spacing w:before="120"/>
        <w:rPr>
          <w:rFonts w:ascii="Times New Roman" w:eastAsia="Times New Roman" w:hAnsi="Times New Roman" w:cs="Times New Roman"/>
          <w:color w:val="000000" w:themeColor="text1"/>
          <w:sz w:val="24"/>
          <w:szCs w:val="24"/>
        </w:rPr>
      </w:pPr>
      <w:r w:rsidRPr="0551AA78">
        <w:rPr>
          <w:rFonts w:ascii="Times New Roman" w:eastAsia="Times New Roman" w:hAnsi="Times New Roman" w:cs="Times New Roman"/>
          <w:color w:val="000000" w:themeColor="text1"/>
          <w:sz w:val="24"/>
          <w:szCs w:val="24"/>
          <w:lang w:val="en-GB"/>
        </w:rPr>
        <w:t xml:space="preserve">OceanOmics Centre is committed to providing data and capabilities for public benefit that are actively communicated to and used by the scientific, conservation management and wider communities. All users of OceanOmics Centre data and capabilities are expected to demonstrate professional courtesy and scientific integrity, and to use the data in ways that advance Minderoo’s charitable purposes of </w:t>
      </w:r>
      <w:r w:rsidRPr="0551AA78">
        <w:rPr>
          <w:rFonts w:ascii="Times New Roman" w:eastAsia="Times New Roman" w:hAnsi="Times New Roman" w:cs="Times New Roman"/>
          <w:color w:val="000000" w:themeColor="text1"/>
          <w:sz w:val="24"/>
          <w:szCs w:val="24"/>
        </w:rPr>
        <w:t xml:space="preserve">protecting and enhancing the natural </w:t>
      </w:r>
      <w:r w:rsidRPr="0551AA78">
        <w:rPr>
          <w:rFonts w:ascii="Times New Roman" w:eastAsia="Times New Roman" w:hAnsi="Times New Roman" w:cs="Times New Roman"/>
          <w:color w:val="000000" w:themeColor="text1"/>
          <w:sz w:val="24"/>
          <w:szCs w:val="24"/>
        </w:rPr>
        <w:lastRenderedPageBreak/>
        <w:t>environment, whilst promoting scientific research and the provision of information education relating to the natural environment</w:t>
      </w:r>
      <w:r w:rsidRPr="0551AA78">
        <w:rPr>
          <w:rFonts w:ascii="Times New Roman" w:eastAsia="Times New Roman" w:hAnsi="Times New Roman" w:cs="Times New Roman"/>
          <w:i/>
          <w:iCs/>
          <w:color w:val="000000" w:themeColor="text1"/>
          <w:sz w:val="24"/>
          <w:szCs w:val="24"/>
          <w:lang w:val="en-GB"/>
        </w:rPr>
        <w:t>.</w:t>
      </w:r>
    </w:p>
    <w:p w14:paraId="67370CDE" w14:textId="0BB23F44" w:rsidR="00B267CC" w:rsidRPr="006623FD" w:rsidRDefault="3CF15074" w:rsidP="0551AA78">
      <w:pPr>
        <w:spacing w:before="120"/>
        <w:rPr>
          <w:rFonts w:ascii="Times New Roman" w:eastAsia="Times New Roman" w:hAnsi="Times New Roman" w:cs="Times New Roman"/>
          <w:color w:val="000000" w:themeColor="text1"/>
          <w:sz w:val="24"/>
          <w:szCs w:val="24"/>
        </w:rPr>
      </w:pPr>
      <w:r w:rsidRPr="0551AA78">
        <w:rPr>
          <w:rFonts w:ascii="Times New Roman" w:eastAsia="Times New Roman" w:hAnsi="Times New Roman" w:cs="Times New Roman"/>
          <w:color w:val="000000" w:themeColor="text1"/>
          <w:sz w:val="24"/>
          <w:szCs w:val="24"/>
        </w:rPr>
        <w:t xml:space="preserve">Users </w:t>
      </w:r>
      <w:r w:rsidR="4809BC09" w:rsidRPr="630DB58B">
        <w:rPr>
          <w:rFonts w:ascii="Times New Roman" w:eastAsia="Times New Roman" w:hAnsi="Times New Roman" w:cs="Times New Roman"/>
          <w:color w:val="000000" w:themeColor="text1"/>
          <w:sz w:val="24"/>
          <w:szCs w:val="24"/>
        </w:rPr>
        <w:t xml:space="preserve">of these data </w:t>
      </w:r>
      <w:r w:rsidR="4809BC09" w:rsidRPr="2A5DE200">
        <w:rPr>
          <w:rFonts w:ascii="Times New Roman" w:eastAsia="Times New Roman" w:hAnsi="Times New Roman" w:cs="Times New Roman"/>
          <w:color w:val="000000" w:themeColor="text1"/>
          <w:sz w:val="24"/>
          <w:szCs w:val="24"/>
        </w:rPr>
        <w:t xml:space="preserve">agree to </w:t>
      </w:r>
      <w:r w:rsidR="4809BC09" w:rsidRPr="630DB58B">
        <w:rPr>
          <w:rFonts w:ascii="Times New Roman" w:eastAsia="Times New Roman" w:hAnsi="Times New Roman" w:cs="Times New Roman"/>
          <w:color w:val="000000" w:themeColor="text1"/>
          <w:sz w:val="24"/>
          <w:szCs w:val="24"/>
        </w:rPr>
        <w:t xml:space="preserve">do </w:t>
      </w:r>
      <w:r w:rsidR="4809BC09" w:rsidRPr="7C9F62D6">
        <w:rPr>
          <w:rFonts w:ascii="Times New Roman" w:eastAsia="Times New Roman" w:hAnsi="Times New Roman" w:cs="Times New Roman"/>
          <w:color w:val="000000" w:themeColor="text1"/>
          <w:sz w:val="24"/>
          <w:szCs w:val="24"/>
        </w:rPr>
        <w:t>so</w:t>
      </w:r>
      <w:r w:rsidR="4809BC09" w:rsidRPr="0451103E">
        <w:rPr>
          <w:rFonts w:ascii="Times New Roman" w:eastAsia="Times New Roman" w:hAnsi="Times New Roman" w:cs="Times New Roman"/>
          <w:color w:val="000000" w:themeColor="text1"/>
          <w:sz w:val="24"/>
          <w:szCs w:val="24"/>
        </w:rPr>
        <w:t xml:space="preserve"> in accordance </w:t>
      </w:r>
      <w:r w:rsidR="4809BC09" w:rsidRPr="473AEFB5">
        <w:rPr>
          <w:rFonts w:ascii="Times New Roman" w:eastAsia="Times New Roman" w:hAnsi="Times New Roman" w:cs="Times New Roman"/>
          <w:color w:val="000000" w:themeColor="text1"/>
          <w:sz w:val="24"/>
          <w:szCs w:val="24"/>
        </w:rPr>
        <w:t xml:space="preserve">with </w:t>
      </w:r>
      <w:r w:rsidR="4809BC09" w:rsidRPr="332091F3">
        <w:rPr>
          <w:rFonts w:ascii="Times New Roman" w:eastAsia="Times New Roman" w:hAnsi="Times New Roman" w:cs="Times New Roman"/>
          <w:color w:val="000000" w:themeColor="text1"/>
          <w:sz w:val="24"/>
          <w:szCs w:val="24"/>
        </w:rPr>
        <w:t>our</w:t>
      </w:r>
      <w:r w:rsidR="4809BC09" w:rsidRPr="473AEFB5">
        <w:rPr>
          <w:rFonts w:ascii="Times New Roman" w:eastAsia="Times New Roman" w:hAnsi="Times New Roman" w:cs="Times New Roman"/>
          <w:color w:val="000000" w:themeColor="text1"/>
          <w:sz w:val="24"/>
          <w:szCs w:val="24"/>
        </w:rPr>
        <w:t xml:space="preserve"> </w:t>
      </w:r>
      <w:commentRangeStart w:id="100"/>
      <w:r w:rsidR="4809BC09" w:rsidRPr="473AEFB5">
        <w:rPr>
          <w:rFonts w:ascii="Times New Roman" w:eastAsia="Times New Roman" w:hAnsi="Times New Roman" w:cs="Times New Roman"/>
          <w:color w:val="000000" w:themeColor="text1"/>
          <w:sz w:val="24"/>
          <w:szCs w:val="24"/>
        </w:rPr>
        <w:t xml:space="preserve">Data Use </w:t>
      </w:r>
      <w:r w:rsidR="4809BC09" w:rsidRPr="56C36C3E">
        <w:rPr>
          <w:rFonts w:ascii="Times New Roman" w:eastAsia="Times New Roman" w:hAnsi="Times New Roman" w:cs="Times New Roman"/>
          <w:color w:val="000000" w:themeColor="text1"/>
          <w:sz w:val="24"/>
          <w:szCs w:val="24"/>
        </w:rPr>
        <w:t xml:space="preserve">and Sharing </w:t>
      </w:r>
      <w:r w:rsidR="4809BC09" w:rsidRPr="7C978FEA">
        <w:rPr>
          <w:rFonts w:ascii="Times New Roman" w:eastAsia="Times New Roman" w:hAnsi="Times New Roman" w:cs="Times New Roman"/>
          <w:color w:val="000000" w:themeColor="text1"/>
          <w:sz w:val="24"/>
          <w:szCs w:val="24"/>
        </w:rPr>
        <w:t>Policy</w:t>
      </w:r>
      <w:commentRangeEnd w:id="100"/>
      <w:r w:rsidRPr="58328A23">
        <w:rPr>
          <w:rStyle w:val="CommentReference"/>
          <w:rFonts w:ascii="Times New Roman" w:eastAsia="Times New Roman" w:hAnsi="Times New Roman" w:cs="Times New Roman"/>
          <w:color w:val="000000" w:themeColor="text1"/>
          <w:sz w:val="24"/>
          <w:szCs w:val="24"/>
        </w:rPr>
        <w:commentReference w:id="100"/>
      </w:r>
      <w:r w:rsidR="4809BC09" w:rsidRPr="58328A23">
        <w:rPr>
          <w:rFonts w:ascii="Times New Roman" w:eastAsia="Times New Roman" w:hAnsi="Times New Roman" w:cs="Times New Roman"/>
          <w:color w:val="000000" w:themeColor="text1"/>
          <w:sz w:val="24"/>
          <w:szCs w:val="24"/>
        </w:rPr>
        <w:t xml:space="preserve"> </w:t>
      </w:r>
      <w:r w:rsidR="77D2D126" w:rsidRPr="5AED66C1">
        <w:rPr>
          <w:rFonts w:ascii="Times New Roman" w:eastAsia="Times New Roman" w:hAnsi="Times New Roman" w:cs="Times New Roman"/>
          <w:color w:val="000000" w:themeColor="text1"/>
          <w:sz w:val="24"/>
          <w:szCs w:val="24"/>
        </w:rPr>
        <w:t>and are</w:t>
      </w:r>
      <w:r w:rsidRPr="0551AA78">
        <w:rPr>
          <w:rFonts w:ascii="Times New Roman" w:eastAsia="Times New Roman" w:hAnsi="Times New Roman" w:cs="Times New Roman"/>
          <w:color w:val="000000" w:themeColor="text1"/>
          <w:sz w:val="24"/>
          <w:szCs w:val="24"/>
        </w:rPr>
        <w:t xml:space="preserve"> </w:t>
      </w:r>
      <w:r w:rsidR="77D2D126" w:rsidRPr="447FDCEC">
        <w:rPr>
          <w:rFonts w:ascii="Times New Roman" w:eastAsia="Times New Roman" w:hAnsi="Times New Roman" w:cs="Times New Roman"/>
          <w:color w:val="000000" w:themeColor="text1"/>
          <w:sz w:val="24"/>
          <w:szCs w:val="24"/>
        </w:rPr>
        <w:t xml:space="preserve">expected to </w:t>
      </w:r>
      <w:r w:rsidRPr="0551AA78">
        <w:rPr>
          <w:rFonts w:ascii="Times New Roman" w:eastAsia="Times New Roman" w:hAnsi="Times New Roman" w:cs="Times New Roman"/>
          <w:color w:val="000000" w:themeColor="text1"/>
          <w:sz w:val="24"/>
          <w:szCs w:val="24"/>
        </w:rPr>
        <w:t>cite this genome note</w:t>
      </w:r>
      <w:r w:rsidR="57FC82C4" w:rsidRPr="5446529D">
        <w:rPr>
          <w:rFonts w:ascii="Times New Roman" w:eastAsia="Times New Roman" w:hAnsi="Times New Roman" w:cs="Times New Roman"/>
          <w:color w:val="000000" w:themeColor="text1"/>
          <w:sz w:val="24"/>
          <w:szCs w:val="24"/>
        </w:rPr>
        <w:t xml:space="preserve"> </w:t>
      </w:r>
      <w:r w:rsidR="57FC82C4" w:rsidRPr="26DC6A64">
        <w:rPr>
          <w:rFonts w:ascii="Times New Roman" w:eastAsia="Times New Roman" w:hAnsi="Times New Roman" w:cs="Times New Roman"/>
          <w:color w:val="000000" w:themeColor="text1"/>
          <w:sz w:val="24"/>
          <w:szCs w:val="24"/>
        </w:rPr>
        <w:t>and its DOI</w:t>
      </w:r>
      <w:r w:rsidRPr="5D0E68FA">
        <w:rPr>
          <w:rFonts w:ascii="Times New Roman" w:eastAsia="Times New Roman" w:hAnsi="Times New Roman" w:cs="Times New Roman"/>
          <w:color w:val="000000" w:themeColor="text1"/>
          <w:sz w:val="24"/>
          <w:szCs w:val="24"/>
        </w:rPr>
        <w:t>.</w:t>
      </w:r>
      <w:r w:rsidRPr="0551AA78">
        <w:rPr>
          <w:rFonts w:ascii="Times New Roman" w:eastAsia="Times New Roman" w:hAnsi="Times New Roman" w:cs="Times New Roman"/>
          <w:color w:val="000000" w:themeColor="text1"/>
          <w:sz w:val="24"/>
          <w:szCs w:val="24"/>
        </w:rPr>
        <w:t xml:space="preserve"> Users should </w:t>
      </w:r>
      <w:r w:rsidR="2515FCD4" w:rsidRPr="25B194A4">
        <w:rPr>
          <w:rFonts w:ascii="Times New Roman" w:eastAsia="Times New Roman" w:hAnsi="Times New Roman" w:cs="Times New Roman"/>
          <w:color w:val="000000" w:themeColor="text1"/>
          <w:sz w:val="24"/>
          <w:szCs w:val="24"/>
        </w:rPr>
        <w:t xml:space="preserve">further </w:t>
      </w:r>
      <w:r w:rsidRPr="25B194A4">
        <w:rPr>
          <w:rFonts w:ascii="Times New Roman" w:eastAsia="Times New Roman" w:hAnsi="Times New Roman" w:cs="Times New Roman"/>
          <w:color w:val="000000" w:themeColor="text1"/>
          <w:sz w:val="24"/>
          <w:szCs w:val="24"/>
        </w:rPr>
        <w:t>cite</w:t>
      </w:r>
      <w:r w:rsidRPr="0551AA78">
        <w:rPr>
          <w:rFonts w:ascii="Times New Roman" w:eastAsia="Times New Roman" w:hAnsi="Times New Roman" w:cs="Times New Roman"/>
          <w:color w:val="000000" w:themeColor="text1"/>
          <w:sz w:val="24"/>
          <w:szCs w:val="24"/>
        </w:rPr>
        <w:t xml:space="preserve"> the source of the data and support by including the following standard attribution statement in the acknowledgement section of research outputs: </w:t>
      </w:r>
      <w:r w:rsidRPr="0551AA78">
        <w:rPr>
          <w:rFonts w:ascii="Times New Roman" w:eastAsia="Times New Roman" w:hAnsi="Times New Roman" w:cs="Times New Roman"/>
          <w:i/>
          <w:iCs/>
          <w:color w:val="000000" w:themeColor="text1"/>
          <w:sz w:val="24"/>
          <w:szCs w:val="24"/>
        </w:rPr>
        <w:t>“</w:t>
      </w:r>
      <w:r w:rsidRPr="0551AA78">
        <w:rPr>
          <w:rStyle w:val="normaltextrun"/>
          <w:rFonts w:ascii="Times New Roman" w:eastAsia="Times New Roman" w:hAnsi="Times New Roman" w:cs="Times New Roman"/>
          <w:i/>
          <w:iCs/>
          <w:color w:val="000000" w:themeColor="text1"/>
        </w:rPr>
        <w:t>We acknowledge funding and support of Minderoo Foundation and Minderoo OceanOmics Centre at UWA</w:t>
      </w:r>
      <w:r w:rsidRPr="0551AA78">
        <w:rPr>
          <w:rStyle w:val="normaltextrun"/>
          <w:rFonts w:ascii="Times New Roman" w:eastAsia="Times New Roman" w:hAnsi="Times New Roman" w:cs="Times New Roman"/>
          <w:b/>
          <w:bCs/>
          <w:i/>
          <w:iCs/>
          <w:color w:val="000000" w:themeColor="text1"/>
        </w:rPr>
        <w:t> </w:t>
      </w:r>
      <w:r w:rsidRPr="0551AA78">
        <w:rPr>
          <w:rStyle w:val="normaltextrun"/>
          <w:rFonts w:ascii="Times New Roman" w:eastAsia="Times New Roman" w:hAnsi="Times New Roman" w:cs="Times New Roman"/>
          <w:i/>
          <w:iCs/>
          <w:color w:val="000000" w:themeColor="text1"/>
        </w:rPr>
        <w:t>in this work and its mission to protect and restore natural ecosystems for future generations”.</w:t>
      </w:r>
      <w:r w:rsidRPr="0551AA78">
        <w:rPr>
          <w:rFonts w:ascii="Times New Roman" w:eastAsia="Times New Roman" w:hAnsi="Times New Roman" w:cs="Times New Roman"/>
          <w:color w:val="000000" w:themeColor="text1"/>
          <w:sz w:val="24"/>
          <w:szCs w:val="24"/>
        </w:rPr>
        <w:t> </w:t>
      </w:r>
    </w:p>
    <w:p w14:paraId="580F0A6C" w14:textId="616D91FD" w:rsidR="00B267CC" w:rsidRPr="006623FD" w:rsidRDefault="3CF15074" w:rsidP="0551AA78">
      <w:pPr>
        <w:spacing w:before="120"/>
        <w:rPr>
          <w:rFonts w:ascii="Times New Roman" w:eastAsia="Times New Roman" w:hAnsi="Times New Roman" w:cs="Times New Roman"/>
          <w:color w:val="000000" w:themeColor="text1"/>
          <w:sz w:val="24"/>
          <w:szCs w:val="24"/>
        </w:rPr>
      </w:pPr>
      <w:r w:rsidRPr="0551AA78">
        <w:rPr>
          <w:rFonts w:ascii="Times New Roman" w:eastAsia="Times New Roman" w:hAnsi="Times New Roman" w:cs="Times New Roman"/>
          <w:color w:val="000000" w:themeColor="text1"/>
          <w:sz w:val="24"/>
          <w:szCs w:val="24"/>
        </w:rPr>
        <w:t xml:space="preserve">Notification of communications and research outputs that make use of OceanOmics Centre data and capabilities are requested to be sent to </w:t>
      </w:r>
      <w:hyperlink r:id="rId55">
        <w:r w:rsidRPr="0551AA78">
          <w:rPr>
            <w:rStyle w:val="Hyperlink"/>
            <w:rFonts w:ascii="Times New Roman" w:eastAsia="Times New Roman" w:hAnsi="Times New Roman" w:cs="Times New Roman"/>
            <w:sz w:val="24"/>
            <w:szCs w:val="24"/>
          </w:rPr>
          <w:t>oceanomicscentre@uwa.edu.au</w:t>
        </w:r>
      </w:hyperlink>
      <w:r w:rsidRPr="0551AA78">
        <w:rPr>
          <w:rFonts w:ascii="Times New Roman" w:eastAsia="Times New Roman" w:hAnsi="Times New Roman" w:cs="Times New Roman"/>
          <w:color w:val="000000" w:themeColor="text1"/>
          <w:sz w:val="24"/>
          <w:szCs w:val="24"/>
        </w:rPr>
        <w:t xml:space="preserve"> to assist with our impact measurement and learning.</w:t>
      </w:r>
      <w:r w:rsidR="2E447F45" w:rsidRPr="62B8B5D0">
        <w:rPr>
          <w:rFonts w:ascii="Times New Roman" w:eastAsia="Times New Roman" w:hAnsi="Times New Roman" w:cs="Times New Roman"/>
          <w:color w:val="000000" w:themeColor="text1"/>
          <w:sz w:val="24"/>
          <w:szCs w:val="24"/>
        </w:rPr>
        <w:t xml:space="preserve"> </w:t>
      </w:r>
      <w:r w:rsidRPr="0551AA78">
        <w:rPr>
          <w:rFonts w:ascii="Times New Roman" w:eastAsia="Times New Roman" w:hAnsi="Times New Roman" w:cs="Times New Roman"/>
          <w:color w:val="000000" w:themeColor="text1"/>
          <w:sz w:val="24"/>
          <w:szCs w:val="24"/>
        </w:rPr>
        <w:t xml:space="preserve">We welcome collaborators and data users to share </w:t>
      </w:r>
      <w:r w:rsidRPr="0551AA78">
        <w:rPr>
          <w:rFonts w:ascii="Times New Roman" w:eastAsia="Times New Roman" w:hAnsi="Times New Roman" w:cs="Times New Roman"/>
          <w:i/>
          <w:iCs/>
          <w:color w:val="000000" w:themeColor="text1"/>
          <w:sz w:val="24"/>
          <w:szCs w:val="24"/>
        </w:rPr>
        <w:t>impact stories</w:t>
      </w:r>
      <w:r w:rsidRPr="0551AA78">
        <w:rPr>
          <w:rFonts w:ascii="Times New Roman" w:eastAsia="Times New Roman" w:hAnsi="Times New Roman" w:cs="Times New Roman"/>
          <w:color w:val="000000" w:themeColor="text1"/>
          <w:sz w:val="24"/>
          <w:szCs w:val="24"/>
        </w:rPr>
        <w:t xml:space="preserve"> that describe how the data or support provided by OceanOmics Centre has elevated their work.</w:t>
      </w:r>
      <w:commentRangeEnd w:id="99"/>
      <w:r w:rsidRPr="006623FD">
        <w:rPr>
          <w:rStyle w:val="CommentReference"/>
          <w:rFonts w:ascii="Times New Roman" w:eastAsia="Times New Roman" w:hAnsi="Times New Roman" w:cs="Times New Roman"/>
          <w:color w:val="000000" w:themeColor="text1"/>
          <w:sz w:val="24"/>
          <w:szCs w:val="24"/>
        </w:rPr>
        <w:commentReference w:id="99"/>
      </w:r>
    </w:p>
    <w:p w14:paraId="6B5D69CA" w14:textId="32B1A60F" w:rsidR="00947E39" w:rsidRDefault="00947E39" w:rsidP="00947E39">
      <w:pPr>
        <w:pStyle w:val="Heading1"/>
        <w:rPr>
          <w:rFonts w:ascii="Times New Roman" w:hAnsi="Times New Roman" w:cs="Times New Roman"/>
        </w:rPr>
      </w:pPr>
      <w:r w:rsidRPr="006623FD">
        <w:rPr>
          <w:rFonts w:ascii="Times New Roman" w:hAnsi="Times New Roman" w:cs="Times New Roman"/>
        </w:rPr>
        <w:t>R</w:t>
      </w:r>
      <w:r w:rsidR="008D5433">
        <w:rPr>
          <w:rFonts w:ascii="Times New Roman" w:hAnsi="Times New Roman" w:cs="Times New Roman"/>
        </w:rPr>
        <w:t>e</w:t>
      </w:r>
      <w:r w:rsidRPr="006623FD">
        <w:rPr>
          <w:rFonts w:ascii="Times New Roman" w:hAnsi="Times New Roman" w:cs="Times New Roman"/>
        </w:rPr>
        <w:t>ferences</w:t>
      </w:r>
    </w:p>
    <w:p w14:paraId="04DDB41C" w14:textId="77777777" w:rsidR="00134A96" w:rsidRPr="00134A96" w:rsidRDefault="00134A96" w:rsidP="00134A96"/>
    <w:p w14:paraId="7A3CF715"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Andrews S: FastQC: A Quality Control Tool for High Throughput Sequence Data [Online]. 2010.</w:t>
      </w:r>
    </w:p>
    <w:p w14:paraId="0FDFD96B"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Astashyn A, Tvedte ES, Sweeney D, Sapojnikov V, Bouk N, Joukov V, Mozes E, Strope PK, Sylla PM, Wagner L, Bidwell SL, Clark K, Davis EW, Smith-White B, Hlavina W, Pruitt KD, Schneider VA, Murphy TD: Rapid and sensitive detection of genome contamination at scale with FCS-GX. bioRxiv. 2023.</w:t>
      </w:r>
    </w:p>
    <w:p w14:paraId="19A489DB"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Brown MR, Gonzalez de La Rosa P, Blaxter M: tidk: a toolkit to rapidly identify telomeric repeats from genomic datasets. Bioinformatics. 2025; btaf049.</w:t>
      </w:r>
    </w:p>
    <w:p w14:paraId="584961EF" w14:textId="77777777" w:rsidR="00844411" w:rsidRPr="00844411" w:rsidRDefault="2A6963A5" w:rsidP="00844411">
      <w:pPr>
        <w:rPr>
          <w:rFonts w:ascii="Times New Roman" w:hAnsi="Times New Roman" w:cs="Times New Roman"/>
        </w:rPr>
      </w:pPr>
      <w:r w:rsidRPr="10179ABF">
        <w:rPr>
          <w:rFonts w:ascii="Times New Roman" w:hAnsi="Times New Roman" w:cs="Times New Roman"/>
        </w:rPr>
        <w:t>Bushnell B: BBMap: A Fast, Accurate, Splice-Aware Aligner. Lawrence Berkeley National Laboratory. 2014.</w:t>
      </w:r>
    </w:p>
    <w:p w14:paraId="043148D9" w14:textId="6052B619" w:rsidR="261F0BDA" w:rsidRDefault="261F0BDA" w:rsidP="10179ABF">
      <w:r w:rsidRPr="10179ABF">
        <w:rPr>
          <w:rFonts w:ascii="Times New Roman" w:eastAsia="Times New Roman" w:hAnsi="Times New Roman" w:cs="Times New Roman"/>
        </w:rPr>
        <w:t xml:space="preserve">Camacho C, Coulouris G, Avagyan V, Ma N, Papadopoulos J, Bealer K, et al. BLAST+: architecture and applications. </w:t>
      </w:r>
      <w:r w:rsidRPr="10179ABF">
        <w:rPr>
          <w:rFonts w:ascii="Times New Roman" w:eastAsia="Times New Roman" w:hAnsi="Times New Roman" w:cs="Times New Roman"/>
          <w:i/>
          <w:iCs/>
        </w:rPr>
        <w:t>BMC Bioinformatics</w:t>
      </w:r>
      <w:r w:rsidRPr="10179ABF">
        <w:rPr>
          <w:rFonts w:ascii="Times New Roman" w:eastAsia="Times New Roman" w:hAnsi="Times New Roman" w:cs="Times New Roman"/>
        </w:rPr>
        <w:t>. 2009;10:421.</w:t>
      </w:r>
    </w:p>
    <w:p w14:paraId="123F03B1"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Challis R, Richards E, Rajan J, Cochrane G, Blaxter M: BlobToolKit – interactive quality assessment of genome assemblies. G3: Genes, Genomes, Genetics. 2020; 10(4) 1361–74.</w:t>
      </w:r>
    </w:p>
    <w:p w14:paraId="167D4611"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Cheng H, Concepcion GT, Feng X, et al.: Haplotype-resolved de novo assembly using phased assembly graphs with hifiasm. Nature Methods. 2021; 18 170–75.</w:t>
      </w:r>
    </w:p>
    <w:p w14:paraId="5EF5A675"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Ewels P, Magnusson M, Lundin S, Käller M: MultiQC: Summarize analysis results for multiple tools and samples in a single report. Bioinformatics. 2016; 32(19) 3047–48.</w:t>
      </w:r>
    </w:p>
    <w:p w14:paraId="10FFBDC2"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Ewels PA, Peltzer A, Fillinger S, Patel H, Alneberg J, et al.: The nf-core framework for community-curated bioinformatics pipelines. Nature Biotechnology. 2020; 38(3) 276–78.</w:t>
      </w:r>
    </w:p>
    <w:p w14:paraId="3E1F7A7E"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 xml:space="preserve">Fishes of Australia: Ophthalmolepis lineolata. Available at </w:t>
      </w:r>
      <w:hyperlink r:id="rId56" w:anchor="summary" w:tgtFrame="_new" w:history="1">
        <w:r w:rsidRPr="00844411">
          <w:rPr>
            <w:rStyle w:val="Hyperlink"/>
            <w:rFonts w:ascii="Times New Roman" w:hAnsi="Times New Roman" w:cs="Times New Roman"/>
          </w:rPr>
          <w:t>https://fishesofaustralia.net.au/home/species/260#summary</w:t>
        </w:r>
      </w:hyperlink>
      <w:r w:rsidRPr="00844411">
        <w:rPr>
          <w:rFonts w:ascii="Times New Roman" w:hAnsi="Times New Roman" w:cs="Times New Roman"/>
        </w:rPr>
        <w:t>. Accessed 5 March 2026.</w:t>
      </w:r>
    </w:p>
    <w:p w14:paraId="58AB0465"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lastRenderedPageBreak/>
        <w:t>Formenti G, Abueg L, Brajuka A, Brajuka N, Gallardo-Alba C, Giani A, Fedrigo O, Jarvis ED: Gfastats: Conversion, evaluation and manipulation of genome sequences using assembly graphs. Bioinformatics. 2022; 38(17) 4214–16.</w:t>
      </w:r>
    </w:p>
    <w:p w14:paraId="33D4819D"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Harry E: PretextView (Paired REad TEXTure Viewer): A desktop application for viewing pretext contact maps.</w:t>
      </w:r>
    </w:p>
    <w:p w14:paraId="7A7D4597"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Howe K, Chow W, Collins J, Pelan S, Pointon DL, et al.: Significantly improving the quality of genome assemblies through curation. GigaScience. 2021; 10(1).</w:t>
      </w:r>
    </w:p>
    <w:p w14:paraId="32E39EBA"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Karlicki M, Antonowicz S, Karnkowska A: Tiara: deep learning-based classification system for eukaryotic sequences. Bioinformatics. 2022; 38(2) 344–50.</w:t>
      </w:r>
    </w:p>
    <w:p w14:paraId="614D1C8F"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Kingsford MJ, Carlson IJ: Patterns of distribution and movement of fishes, Ophthalmolepis lineolatus and Hypoplectrodes maccullochi, on temperate rocky reefs of south eastern Australia. Environmental Biology of Fishes. 2010; 88 105–18.</w:t>
      </w:r>
    </w:p>
    <w:p w14:paraId="664D95BB"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Kurtzer GM, Sochat V, Bauer MW: Singularity: Scientific containers for mobility of compute. PLOS ONE. 2017; 12(5) e0177459.</w:t>
      </w:r>
    </w:p>
    <w:p w14:paraId="49760378"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Li H, Durbin R: Fast and accurate short read alignment with Burrows-Wheeler transform. Bioinformatics. 2009; 25(14) 1754–60.</w:t>
      </w:r>
    </w:p>
    <w:p w14:paraId="4F6FF8F2"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Li H, Handsaker B, Wysoker A, Fennell T, Ruan J, Homer N, Marth G, Abecasis G, Durbin R: The Sequence Alignment/Map format and SAMtools. Bioinformatics. 2009; 25(16) 2078–79.</w:t>
      </w:r>
    </w:p>
    <w:p w14:paraId="15AE3A67"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Manni M, Berkeley MR, Seppey M, Simão FA, Zdobnov EM: BUSCO update: Novel and streamlined workflows along with broader and deeper phylogenetic coverage for scoring of eukaryotic, prokaryotic, and viral genomes. Molecular Biology and Evolution. 2021; 38(10) 4647–54.</w:t>
      </w:r>
    </w:p>
    <w:p w14:paraId="580336C4"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McGrouther M: Southern Maori Wrasse, Ophthalmolepis lineolatus (Valenciennes, 1839). Australian Museum. 2019.</w:t>
      </w:r>
    </w:p>
    <w:p w14:paraId="0E58E3A2"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Morton JK, Gladstone W, Hughes JM, Stewart J: Comparison of the life histories of three co-occurring wrasses (Teleostei: Labridae) in coastal waters of south-eastern Australia. Marine and Freshwater Research. 2008; 59(7) 560–74.</w:t>
      </w:r>
    </w:p>
    <w:p w14:paraId="03217CF2"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Morton JK, Platell ME, Gladstone W: Differences in feeding ecology among three co-occurring species of wrasse (Teleostei: Labridae) on rocky reefs of temperate Australia. Marine Biology. 2008; 154 577–92.</w:t>
      </w:r>
    </w:p>
    <w:p w14:paraId="36C30125" w14:textId="77777777" w:rsidR="00844411" w:rsidRDefault="00844411" w:rsidP="00844411">
      <w:pPr>
        <w:rPr>
          <w:rFonts w:ascii="Times New Roman" w:hAnsi="Times New Roman" w:cs="Times New Roman"/>
        </w:rPr>
      </w:pPr>
      <w:r w:rsidRPr="00844411">
        <w:rPr>
          <w:rFonts w:ascii="Times New Roman" w:hAnsi="Times New Roman" w:cs="Times New Roman"/>
        </w:rPr>
        <w:t>Open2C, Abdennur N, Fudenberg G, Flyamer IM, Galitsyna AA, Goloborodko A, Imakaev M, Venev SV: Pairtools: from sequencing data to chromosome contacts. bioRxiv. 2023.</w:t>
      </w:r>
    </w:p>
    <w:p w14:paraId="09FF1361" w14:textId="0B5D8060" w:rsidR="00A86296" w:rsidRPr="00844411" w:rsidRDefault="00A86296" w:rsidP="00844411">
      <w:pPr>
        <w:rPr>
          <w:rFonts w:ascii="Times New Roman" w:hAnsi="Times New Roman" w:cs="Times New Roman"/>
        </w:rPr>
      </w:pPr>
      <w:r w:rsidRPr="00A86296">
        <w:rPr>
          <w:rFonts w:ascii="Times New Roman" w:hAnsi="Times New Roman" w:cs="Times New Roman"/>
        </w:rPr>
        <w:t>Quinlan AR and Hall IM, 2010. BEDTools: a flexible suite of utilities for comparing genomic features. Bioinformatics. 26, 6, pp. 841–842.</w:t>
      </w:r>
    </w:p>
    <w:p w14:paraId="720FA8E1"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Ranallo-Benavidez TR, Jaron KS, Schatz MC: GenomeScope 2.0 and Smudgeplot for reference-free profiling of polyploid genomes. Nature Communications. 2020; 11 1432.</w:t>
      </w:r>
    </w:p>
    <w:p w14:paraId="5DCEB8AC"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Rhie A, McCarthy SA, Fedrigo O, Damas J, Formenti G, et al.: Towards complete and error-free genome assemblies of all vertebrate species. Nature. 2021; 592(7856) 737–46.</w:t>
      </w:r>
    </w:p>
    <w:p w14:paraId="5E8F7EEA"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lastRenderedPageBreak/>
        <w:t>Rhie A, Walenz BP, Koren S, et al.: Merqury: Reference-free quality, completeness, and phasing assessment for genome assemblies. Genome Biology. 2020; 21 245.</w:t>
      </w:r>
    </w:p>
    <w:p w14:paraId="4204CE72"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Russell B, Fairclough D, Pollard D: Ophthalmolepis lineolata. The IUCN Red List of Threatened Species. 2010.</w:t>
      </w:r>
    </w:p>
    <w:p w14:paraId="4D70B36B"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Sim SB, Corpuz RL, Simmonds TJ, et al.: HiFiAdapterFilt, a memory efficient read processing pipeline, prevents occurrence of adapter sequence in PacBio HiFi reads and their negative impacts on genome assembly. BMC Genomics. 2022; 23 157.</w:t>
      </w:r>
    </w:p>
    <w:p w14:paraId="779FFF10"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Uliano-Silva M, Ferreira JGRN, Krasheninnikova K, Blaxter M, Mieszkowska N, et al.: MitoHiFi: A python pipeline for mitochondrial genome assembly from PacBio high fidelity reads. BMC Bioinformatics. 2023; 24(1) 288.</w:t>
      </w:r>
    </w:p>
    <w:p w14:paraId="5008F7EE"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Vasimuddin Md, Misra S, Li H, Aluru S: Efficient architecture-aware acceleration of BWA-MEM for multicore systems. IEEE International Parallel and Distributed Processing Symposium (IPDPS). 2019; 314–24.</w:t>
      </w:r>
    </w:p>
    <w:p w14:paraId="031C4DB1" w14:textId="77777777" w:rsidR="00844411" w:rsidRPr="00844411" w:rsidRDefault="00844411" w:rsidP="00844411">
      <w:pPr>
        <w:rPr>
          <w:rFonts w:ascii="Times New Roman" w:hAnsi="Times New Roman" w:cs="Times New Roman"/>
        </w:rPr>
      </w:pPr>
      <w:r w:rsidRPr="00844411">
        <w:rPr>
          <w:rFonts w:ascii="Times New Roman" w:hAnsi="Times New Roman" w:cs="Times New Roman"/>
        </w:rPr>
        <w:t>Zhou C, McCarthy SA, Durbin R: YaHS: Yet another Hi-C scaffolding tool. Bioinformatics. 2023; 39(1).</w:t>
      </w:r>
    </w:p>
    <w:p w14:paraId="3D2A45FD" w14:textId="77777777" w:rsidR="00AC1406" w:rsidRPr="006623FD" w:rsidRDefault="00AC1406" w:rsidP="00947E39">
      <w:pPr>
        <w:rPr>
          <w:rFonts w:ascii="Times New Roman" w:hAnsi="Times New Roman" w:cs="Times New Roman"/>
        </w:rPr>
      </w:pPr>
    </w:p>
    <w:sectPr w:rsidR="00AC1406" w:rsidRPr="006623F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ren Huet" w:date="2026-02-26T11:44:00Z" w:initials="LH">
    <w:p w14:paraId="7915F40F" w14:textId="77777777" w:rsidR="00A643D2" w:rsidRDefault="005E32DC" w:rsidP="00A643D2">
      <w:pPr>
        <w:pStyle w:val="CommentText"/>
      </w:pPr>
      <w:r>
        <w:rPr>
          <w:rStyle w:val="CommentReference"/>
        </w:rPr>
        <w:annotationRef/>
      </w:r>
      <w:r w:rsidR="00A643D2">
        <w:t>This is how SANGER list their authors</w:t>
      </w:r>
      <w:r w:rsidR="00A643D2">
        <w:br/>
      </w:r>
      <w:r w:rsidR="00A643D2">
        <w:rPr>
          <w:color w:val="000000"/>
        </w:rPr>
        <w:t xml:space="preserve">Authors are in the order of collector, intro writer, genome curator, centre leader, centre collective, if you want this different please update it </w:t>
      </w:r>
    </w:p>
    <w:p w14:paraId="6E17602F" w14:textId="77777777" w:rsidR="00A643D2" w:rsidRDefault="00A643D2" w:rsidP="00A643D2">
      <w:pPr>
        <w:pStyle w:val="CommentText"/>
      </w:pPr>
      <w:r>
        <w:br/>
      </w:r>
      <w:r>
        <w:br/>
        <w:t xml:space="preserve">Collector *, Intro writer*, genome curator*, Centre Leader* Centre collective* </w:t>
      </w:r>
    </w:p>
  </w:comment>
  <w:comment w:id="1" w:author="Shannon Corrigan" w:date="2026-05-28T12:27:00Z" w:initials="SC">
    <w:p w14:paraId="5C5C17F5" w14:textId="77777777" w:rsidR="00192E34" w:rsidRDefault="00AF116E" w:rsidP="00192E34">
      <w:r>
        <w:rPr>
          <w:rStyle w:val="CommentReference"/>
        </w:rPr>
        <w:annotationRef/>
      </w:r>
      <w:r w:rsidR="00192E34">
        <w:rPr>
          <w:sz w:val="20"/>
          <w:szCs w:val="20"/>
        </w:rPr>
        <w:t>I think I am happy with this - to be more inclusive, we could list all OceanOmics Centre staff, autopull it from a current list somewhere at time of genome note generation. What do you think?</w:t>
      </w:r>
    </w:p>
  </w:comment>
  <w:comment w:id="4" w:author="Emma de Jong" w:date="2026-03-24T11:50:00Z" w:initials="EJ">
    <w:p w14:paraId="4C092B0B" w14:textId="0E387841" w:rsidR="00D07391" w:rsidRDefault="008857C6">
      <w:pPr>
        <w:pStyle w:val="CommentText"/>
      </w:pPr>
      <w:r>
        <w:rPr>
          <w:rStyle w:val="CommentReference"/>
        </w:rPr>
        <w:annotationRef/>
      </w:r>
      <w:r w:rsidRPr="45DDE411">
        <w:t>provide full lists here or elsewhere in doc - the asterisk doesn't link to anywhere that I can see?</w:t>
      </w:r>
    </w:p>
  </w:comment>
  <w:comment w:id="5" w:author="Emma de Jong" w:date="2026-03-24T13:47:00Z" w:initials="EJ">
    <w:p w14:paraId="1AC031D4" w14:textId="0B76C909" w:rsidR="00D07391" w:rsidRDefault="008857C6">
      <w:pPr>
        <w:pStyle w:val="CommentText"/>
      </w:pPr>
      <w:r>
        <w:rPr>
          <w:rStyle w:val="CommentReference"/>
        </w:rPr>
        <w:annotationRef/>
      </w:r>
      <w:r w:rsidRPr="0806C224">
        <w:t>could hyperlink to relevant contributing groups - similar to the Author info section here</w:t>
      </w:r>
    </w:p>
    <w:p w14:paraId="0F680E07" w14:textId="0A1C7259" w:rsidR="00D07391" w:rsidRDefault="008857C6">
      <w:pPr>
        <w:pStyle w:val="CommentText"/>
      </w:pPr>
      <w:hyperlink r:id="rId1" w:anchor="T1">
        <w:r w:rsidRPr="2A785FEA">
          <w:rPr>
            <w:rStyle w:val="Hyperlink"/>
          </w:rPr>
          <w:t>https://wellcomeopenresearch.org/articles/11-184#T1</w:t>
        </w:r>
      </w:hyperlink>
      <w:r w:rsidRPr="670354A3">
        <w:t xml:space="preserve"> </w:t>
      </w:r>
    </w:p>
    <w:p w14:paraId="4F2EFDA0" w14:textId="2E4005BD" w:rsidR="00D07391" w:rsidRDefault="00D07391">
      <w:pPr>
        <w:pStyle w:val="CommentText"/>
      </w:pPr>
    </w:p>
  </w:comment>
  <w:comment w:id="6" w:author="Shannon Corrigan" w:date="2026-05-28T12:24:00Z" w:initials="SC">
    <w:p w14:paraId="3C06B14C" w14:textId="77777777" w:rsidR="001F3FC9" w:rsidRDefault="001F3FC9" w:rsidP="001F3FC9">
      <w:r>
        <w:rPr>
          <w:rStyle w:val="CommentReference"/>
        </w:rPr>
        <w:annotationRef/>
      </w:r>
      <w:r>
        <w:rPr>
          <w:sz w:val="20"/>
          <w:szCs w:val="20"/>
        </w:rPr>
        <w:t>Could we just hyperlink to respective websites?</w:t>
      </w:r>
    </w:p>
  </w:comment>
  <w:comment w:id="8" w:author="Lauren Huet" w:date="2026-02-26T10:50:00Z" w:initials="LH">
    <w:p w14:paraId="0A20346D" w14:textId="77777777" w:rsidR="00631183" w:rsidRDefault="005A6A60" w:rsidP="00631183">
      <w:pPr>
        <w:pStyle w:val="CommentText"/>
      </w:pPr>
      <w:r>
        <w:rPr>
          <w:rStyle w:val="CommentReference"/>
        </w:rPr>
        <w:annotationRef/>
      </w:r>
      <w:r w:rsidR="00631183">
        <w:t xml:space="preserve">Decide here on the depth of the background on the species, plus do we have phtotos from collection where going to include? </w:t>
      </w:r>
    </w:p>
  </w:comment>
  <w:comment w:id="9" w:author="Emma de Jong" w:date="2026-03-24T13:02:00Z" w:initials="EJ">
    <w:p w14:paraId="559BC492" w14:textId="394470C2" w:rsidR="00D07391" w:rsidRDefault="008857C6">
      <w:pPr>
        <w:pStyle w:val="CommentText"/>
      </w:pPr>
      <w:r>
        <w:rPr>
          <w:rStyle w:val="CommentReference"/>
        </w:rPr>
        <w:annotationRef/>
      </w:r>
      <w:r w:rsidRPr="29E389AD">
        <w:t>I think this is a good level of detail</w:t>
      </w:r>
    </w:p>
  </w:comment>
  <w:comment w:id="10" w:author="Shannon Corrigan" w:date="2026-05-28T12:29:00Z" w:initials="SC">
    <w:p w14:paraId="49217323" w14:textId="77777777" w:rsidR="0015175C" w:rsidRDefault="0015175C" w:rsidP="0015175C">
      <w:r>
        <w:rPr>
          <w:rStyle w:val="CommentReference"/>
        </w:rPr>
        <w:annotationRef/>
      </w:r>
      <w:r>
        <w:rPr>
          <w:sz w:val="20"/>
          <w:szCs w:val="20"/>
        </w:rPr>
        <w:t xml:space="preserve">We should include a specimen photo when we have it. But that will require us to get specimen images from collections some </w:t>
      </w:r>
    </w:p>
  </w:comment>
  <w:comment w:id="12" w:author="Shannon Corrigan" w:date="2026-05-28T12:33:00Z" w:initials="SC">
    <w:p w14:paraId="28F94120" w14:textId="77777777" w:rsidR="00E86796" w:rsidRDefault="00E86796" w:rsidP="00E86796">
      <w:r>
        <w:rPr>
          <w:rStyle w:val="CommentReference"/>
        </w:rPr>
        <w:annotationRef/>
      </w:r>
      <w:r>
        <w:rPr>
          <w:sz w:val="20"/>
          <w:szCs w:val="20"/>
        </w:rPr>
        <w:t>Lets stay switzerland on impact of fisheries in these reports.</w:t>
      </w:r>
    </w:p>
  </w:comment>
  <w:comment w:id="13" w:author="Shannon Corrigan" w:date="2026-05-28T12:33:00Z" w:initials="SC">
    <w:p w14:paraId="73FC1D45" w14:textId="77777777" w:rsidR="00103243" w:rsidRDefault="00103243" w:rsidP="00103243">
      <w:r>
        <w:rPr>
          <w:rStyle w:val="CommentReference"/>
        </w:rPr>
        <w:annotationRef/>
      </w:r>
      <w:r>
        <w:rPr>
          <w:sz w:val="20"/>
          <w:szCs w:val="20"/>
        </w:rPr>
        <w:t xml:space="preserve">Otherwise, great level of detail, erring on too much. </w:t>
      </w:r>
    </w:p>
  </w:comment>
  <w:comment w:id="14" w:author="Shannon Corrigan" w:date="2026-05-28T12:38:00Z" w:initials="SC">
    <w:p w14:paraId="6CA96115" w14:textId="77777777" w:rsidR="00DF7BA0" w:rsidRDefault="00DF7BA0" w:rsidP="00DF7BA0">
      <w:r>
        <w:rPr>
          <w:rStyle w:val="CommentReference"/>
        </w:rPr>
        <w:annotationRef/>
      </w:r>
      <w:r>
        <w:rPr>
          <w:sz w:val="20"/>
          <w:szCs w:val="20"/>
        </w:rPr>
        <w:t xml:space="preserve">link citations throughout for consistency, or only methods since they will be automated? Happy for you to decide </w:t>
      </w:r>
    </w:p>
  </w:comment>
  <w:comment w:id="15" w:author="Lauren Huet" w:date="2026-03-05T08:31:00Z" w:initials="LH">
    <w:p w14:paraId="0CB70B40" w14:textId="77777777" w:rsidR="00FE2EA1" w:rsidRDefault="00FE2EA1" w:rsidP="00FE2EA1">
      <w:pPr>
        <w:pStyle w:val="CommentText"/>
      </w:pPr>
      <w:r>
        <w:rPr>
          <w:rStyle w:val="CommentReference"/>
        </w:rPr>
        <w:annotationRef/>
      </w:r>
      <w:r>
        <w:t xml:space="preserve">Voucher photo here. </w:t>
      </w:r>
    </w:p>
  </w:comment>
  <w:comment w:id="16" w:author="Shannon Corrigan" w:date="2026-05-28T12:31:00Z" w:initials="SC">
    <w:p w14:paraId="3BC21887" w14:textId="61AAC804" w:rsidR="00A50833" w:rsidRDefault="00A50833" w:rsidP="00A50833">
      <w:r>
        <w:rPr>
          <w:rStyle w:val="CommentReference"/>
        </w:rPr>
        <w:annotationRef/>
      </w:r>
      <w:r>
        <w:rPr>
          <w:sz w:val="20"/>
          <w:szCs w:val="20"/>
        </w:rPr>
        <w:t xml:space="preserve">ask </w:t>
      </w:r>
      <w:r>
        <w:rPr>
          <w:sz w:val="20"/>
          <w:szCs w:val="20"/>
        </w:rPr>
        <w:fldChar w:fldCharType="begin"/>
      </w:r>
      <w:r>
        <w:rPr>
          <w:sz w:val="20"/>
          <w:szCs w:val="20"/>
        </w:rPr>
        <w:instrText>HYPERLINK "mailto:00111198@uwa.edu.au"</w:instrText>
      </w:r>
      <w:bookmarkStart w:id="17" w:name="_@_EE0CB0AF6C7E7D459C1D848E1F520B70Z"/>
      <w:r>
        <w:rPr>
          <w:sz w:val="20"/>
          <w:szCs w:val="20"/>
        </w:rPr>
      </w:r>
      <w:r>
        <w:rPr>
          <w:sz w:val="20"/>
          <w:szCs w:val="20"/>
        </w:rPr>
        <w:fldChar w:fldCharType="separate"/>
      </w:r>
      <w:bookmarkEnd w:id="17"/>
      <w:r w:rsidRPr="00A50833">
        <w:rPr>
          <w:rStyle w:val="Mention"/>
          <w:noProof/>
          <w:sz w:val="20"/>
          <w:szCs w:val="20"/>
        </w:rPr>
        <w:t>@Adrianne Doran</w:t>
      </w:r>
      <w:r>
        <w:rPr>
          <w:sz w:val="20"/>
          <w:szCs w:val="20"/>
        </w:rPr>
        <w:fldChar w:fldCharType="end"/>
      </w:r>
      <w:r>
        <w:rPr>
          <w:sz w:val="20"/>
          <w:szCs w:val="20"/>
        </w:rPr>
        <w:t xml:space="preserve"> to show you where we're storing voucher photos. Then we'll need to make requests to providers for the relevant images. They should be providing with sample submission sheet but that rarely happens. </w:t>
      </w:r>
    </w:p>
  </w:comment>
  <w:comment w:id="19" w:author="Shannon Corrigan" w:date="2026-05-28T12:35:00Z" w:initials="SC">
    <w:p w14:paraId="095E8F0B" w14:textId="77777777" w:rsidR="00E62FB9" w:rsidRDefault="00E62FB9" w:rsidP="00E62FB9">
      <w:r>
        <w:rPr>
          <w:rStyle w:val="CommentReference"/>
        </w:rPr>
        <w:annotationRef/>
      </w:r>
      <w:r>
        <w:rPr>
          <w:sz w:val="20"/>
          <w:szCs w:val="20"/>
        </w:rPr>
        <w:t>RNA (below) is also a nucleic acid</w:t>
      </w:r>
    </w:p>
  </w:comment>
  <w:comment w:id="18" w:author="Shannon Corrigan" w:date="2026-05-28T12:37:00Z" w:initials="SC">
    <w:p w14:paraId="3D5FB423" w14:textId="26D7C85E" w:rsidR="00BA0872" w:rsidRDefault="00BA0872" w:rsidP="00BA0872">
      <w:r>
        <w:rPr>
          <w:rStyle w:val="CommentReference"/>
        </w:rPr>
        <w:annotationRef/>
      </w:r>
      <w:r>
        <w:rPr>
          <w:sz w:val="20"/>
          <w:szCs w:val="20"/>
        </w:rPr>
        <w:t xml:space="preserve">this is a thing of beauty, </w:t>
      </w:r>
      <w:r>
        <w:rPr>
          <w:sz w:val="20"/>
          <w:szCs w:val="20"/>
        </w:rPr>
        <w:fldChar w:fldCharType="begin"/>
      </w:r>
      <w:r>
        <w:rPr>
          <w:sz w:val="20"/>
          <w:szCs w:val="20"/>
        </w:rPr>
        <w:instrText>HYPERLINK "mailto:00111200@uwa.edu.au"</w:instrText>
      </w:r>
      <w:bookmarkStart w:id="21" w:name="_@_E11E5C1C8690444E9219FE65C7505602Z"/>
      <w:r>
        <w:rPr>
          <w:sz w:val="20"/>
          <w:szCs w:val="20"/>
        </w:rPr>
      </w:r>
      <w:r>
        <w:rPr>
          <w:sz w:val="20"/>
          <w:szCs w:val="20"/>
        </w:rPr>
        <w:fldChar w:fldCharType="separate"/>
      </w:r>
      <w:bookmarkEnd w:id="21"/>
      <w:r w:rsidRPr="00BA0872">
        <w:rPr>
          <w:rStyle w:val="Mention"/>
          <w:noProof/>
          <w:sz w:val="20"/>
          <w:szCs w:val="20"/>
        </w:rPr>
        <w:t>@Lauren Huet</w:t>
      </w:r>
      <w:r>
        <w:rPr>
          <w:sz w:val="20"/>
          <w:szCs w:val="20"/>
        </w:rPr>
        <w:fldChar w:fldCharType="end"/>
      </w:r>
      <w:r>
        <w:rPr>
          <w:sz w:val="20"/>
          <w:szCs w:val="20"/>
        </w:rPr>
        <w:t>!</w:t>
      </w:r>
    </w:p>
  </w:comment>
  <w:comment w:id="22" w:author="Lauren Huet" w:date="2026-02-26T11:48:00Z" w:initials="LH">
    <w:p w14:paraId="6BC27B31" w14:textId="5C38924C" w:rsidR="00EF42C9" w:rsidRDefault="00EF42C9" w:rsidP="00EF42C9">
      <w:pPr>
        <w:pStyle w:val="CommentText"/>
      </w:pPr>
      <w:r>
        <w:rPr>
          <w:rStyle w:val="CommentReference"/>
        </w:rPr>
        <w:annotationRef/>
      </w:r>
      <w:r>
        <w:t xml:space="preserve">tissue.tissue from og_id, grab tissue_id cross dna_extraction, insert tissue type as word. </w:t>
      </w:r>
    </w:p>
  </w:comment>
  <w:comment w:id="23" w:author="Lauren Huet" w:date="2026-02-26T11:53:00Z" w:initials="LH">
    <w:p w14:paraId="28FF9A71" w14:textId="77777777" w:rsidR="00C92E12" w:rsidRDefault="00C92E12" w:rsidP="00C92E12">
      <w:pPr>
        <w:pStyle w:val="CommentText"/>
      </w:pPr>
      <w:r>
        <w:rPr>
          <w:rStyle w:val="CommentReference"/>
        </w:rPr>
        <w:annotationRef/>
      </w:r>
      <w:r>
        <w:t xml:space="preserve">Insert sequencing. technology + instrument </w:t>
      </w:r>
    </w:p>
  </w:comment>
  <w:comment w:id="24" w:author="Lauren Huet" w:date="2026-02-26T11:53:00Z" w:initials="LH">
    <w:p w14:paraId="49A8AC6A" w14:textId="77777777" w:rsidR="00E9267A" w:rsidRDefault="00EF42C9" w:rsidP="00E9267A">
      <w:pPr>
        <w:pStyle w:val="CommentText"/>
      </w:pPr>
      <w:r>
        <w:rPr>
          <w:rStyle w:val="CommentReference"/>
        </w:rPr>
        <w:annotationRef/>
      </w:r>
      <w:r w:rsidR="00E9267A">
        <w:t>Dovetail [insert library_method.hiclibrary</w:t>
      </w:r>
      <w:r w:rsidR="00E9267A">
        <w:br/>
        <w:t>]</w:t>
      </w:r>
    </w:p>
  </w:comment>
  <w:comment w:id="25" w:author="Emma de Jong" w:date="2026-03-24T13:15:00Z" w:initials="EJ">
    <w:p w14:paraId="67471981" w14:textId="044F4E05" w:rsidR="00D07391" w:rsidRDefault="008857C6">
      <w:pPr>
        <w:pStyle w:val="CommentText"/>
      </w:pPr>
      <w:r>
        <w:rPr>
          <w:rStyle w:val="CommentReference"/>
        </w:rPr>
        <w:annotationRef/>
      </w:r>
      <w:r w:rsidRPr="0ED58498">
        <w:t>will eventually need to remove this once generating genome notes for more recent genomes, and add instead QC via the HiLine pipepline</w:t>
      </w:r>
    </w:p>
  </w:comment>
  <w:comment w:id="26" w:author="Lauren Huet" w:date="2026-02-27T14:27:00Z" w:initials="LH">
    <w:p w14:paraId="0C44370C" w14:textId="77777777" w:rsidR="00601912" w:rsidRDefault="00601912" w:rsidP="00601912">
      <w:pPr>
        <w:pStyle w:val="CommentText"/>
      </w:pPr>
      <w:r>
        <w:rPr>
          <w:rStyle w:val="CommentReference"/>
        </w:rPr>
        <w:annotationRef/>
      </w:r>
      <w:r>
        <w:t>Rna_extraction . Extraction_method</w:t>
      </w:r>
    </w:p>
  </w:comment>
  <w:comment w:id="35" w:author="Shannon Corrigan" w:date="2026-05-28T12:42:00Z" w:initials="SC">
    <w:p w14:paraId="01D85601" w14:textId="77777777" w:rsidR="008F00E5" w:rsidRDefault="008F00E5" w:rsidP="008F00E5">
      <w:r>
        <w:rPr>
          <w:rStyle w:val="CommentReference"/>
        </w:rPr>
        <w:annotationRef/>
      </w:r>
      <w:r>
        <w:rPr>
          <w:sz w:val="20"/>
          <w:szCs w:val="20"/>
        </w:rPr>
        <w:t>citation or link?</w:t>
      </w:r>
    </w:p>
  </w:comment>
  <w:comment w:id="45" w:author="Lauren Huet" w:date="2026-03-03T13:32:00Z" w:initials="LH">
    <w:p w14:paraId="573608DF" w14:textId="77777777" w:rsidR="00E9267A" w:rsidRDefault="00074D56" w:rsidP="00E9267A">
      <w:pPr>
        <w:pStyle w:val="CommentText"/>
      </w:pPr>
      <w:r>
        <w:rPr>
          <w:rStyle w:val="CommentReference"/>
        </w:rPr>
        <w:annotationRef/>
      </w:r>
      <w:r w:rsidR="00E9267A">
        <w:t>Ref_coverage table (limit to 2deminal points)</w:t>
      </w:r>
    </w:p>
  </w:comment>
  <w:comment w:id="47" w:author="Lauren Huet" w:date="2026-03-03T13:54:00Z" w:initials="LH">
    <w:p w14:paraId="22C6499D" w14:textId="0FAD5A70" w:rsidR="00F05477" w:rsidRDefault="00F05477" w:rsidP="00F05477">
      <w:pPr>
        <w:pStyle w:val="CommentText"/>
      </w:pPr>
      <w:r>
        <w:rPr>
          <w:rStyle w:val="CommentReference"/>
        </w:rPr>
        <w:annotationRef/>
      </w:r>
      <w:r>
        <w:t>Insert number of reads here</w:t>
      </w:r>
    </w:p>
  </w:comment>
  <w:comment w:id="48" w:author="Lauren Huet" w:date="2026-03-11T12:08:00Z" w:initials="LH">
    <w:p w14:paraId="315EAB68" w14:textId="77777777" w:rsidR="002140F4" w:rsidRDefault="009453A5" w:rsidP="002140F4">
      <w:pPr>
        <w:pStyle w:val="CommentText"/>
      </w:pPr>
      <w:r>
        <w:rPr>
          <w:rStyle w:val="CommentReference"/>
        </w:rPr>
        <w:annotationRef/>
      </w:r>
      <w:r w:rsidR="002140F4">
        <w:t>For pacbio these are in the yield spreadsheets generated on amphi, they need a place in the sql database</w:t>
      </w:r>
    </w:p>
  </w:comment>
  <w:comment w:id="49" w:author="Lauren Huet" w:date="2026-03-11T12:15:00Z" w:initials="LH">
    <w:p w14:paraId="042B35E0" w14:textId="5392BCBE" w:rsidR="002140F4" w:rsidRDefault="002140F4" w:rsidP="002140F4">
      <w:pPr>
        <w:pStyle w:val="CommentText"/>
      </w:pPr>
      <w:r>
        <w:rPr>
          <w:rStyle w:val="CommentReference"/>
        </w:rPr>
        <w:annotationRef/>
      </w:r>
      <w:r>
        <w:t>For HiC we can get this number from the .json file in the filtered reads bucket for each sample, currently not compiled, will need to pull all compile and add to SQL database</w:t>
      </w:r>
    </w:p>
  </w:comment>
  <w:comment w:id="50" w:author="Lauren Huet" w:date="2026-03-11T12:16:00Z" w:initials="LH">
    <w:p w14:paraId="0139F53E" w14:textId="77777777" w:rsidR="00B24B7F" w:rsidRDefault="00B24B7F" w:rsidP="00B24B7F">
      <w:pPr>
        <w:pStyle w:val="CommentText"/>
      </w:pPr>
      <w:r>
        <w:rPr>
          <w:rStyle w:val="CommentReference"/>
        </w:rPr>
        <w:annotationRef/>
      </w:r>
      <w:r>
        <w:t>Also a note on pacbio, seql data not on NAS anymore? Need to compile yield spreadsheets, will I have to pull all the data from s3 to compile...</w:t>
      </w:r>
    </w:p>
  </w:comment>
  <w:comment w:id="52" w:author="Lauren Huet" w:date="2026-03-03T13:36:00Z" w:initials="LH">
    <w:p w14:paraId="4367C75B" w14:textId="5A5E2814" w:rsidR="00023D56" w:rsidRDefault="00023D56" w:rsidP="00023D56">
      <w:pPr>
        <w:pStyle w:val="CommentText"/>
      </w:pPr>
      <w:r>
        <w:rPr>
          <w:rStyle w:val="CommentReference"/>
        </w:rPr>
        <w:annotationRef/>
      </w:r>
      <w:r>
        <w:t xml:space="preserve">This is actually still in a spreadsheet and need to be moved to SQL, only PACB is in the SQL currently. </w:t>
      </w:r>
    </w:p>
  </w:comment>
  <w:comment w:id="53" w:author="Emma de Jong" w:date="2026-03-24T13:54:00Z" w:initials="EJ">
    <w:p w14:paraId="1E341DA5" w14:textId="2D343A8D" w:rsidR="00D07391" w:rsidRDefault="008857C6">
      <w:pPr>
        <w:pStyle w:val="CommentText"/>
      </w:pPr>
      <w:r>
        <w:rPr>
          <w:rStyle w:val="CommentReference"/>
        </w:rPr>
        <w:annotationRef/>
      </w:r>
      <w:r w:rsidRPr="721C5A3E">
        <w:t>would be nice to include the Genomescope2 figure as well</w:t>
      </w:r>
    </w:p>
  </w:comment>
  <w:comment w:id="56" w:author="Lauren Huet" w:date="2026-02-26T11:53:00Z" w:initials="LH">
    <w:p w14:paraId="39E9C1F8" w14:textId="41BF2BEE" w:rsidR="00D86A85" w:rsidRDefault="00D86A85" w:rsidP="00D86A85">
      <w:pPr>
        <w:pStyle w:val="CommentText"/>
      </w:pPr>
      <w:r>
        <w:rPr>
          <w:rStyle w:val="CommentReference"/>
        </w:rPr>
        <w:annotationRef/>
      </w:r>
      <w:r>
        <w:t xml:space="preserve">Insert sequencing. technology + instrument </w:t>
      </w:r>
    </w:p>
  </w:comment>
  <w:comment w:id="57" w:author="Lauren Huet" w:date="2026-03-03T13:50:00Z" w:initials="LH">
    <w:p w14:paraId="04466B40" w14:textId="77777777" w:rsidR="00B0450F" w:rsidRDefault="00B0450F" w:rsidP="00B0450F">
      <w:pPr>
        <w:pStyle w:val="CommentText"/>
      </w:pPr>
      <w:r>
        <w:rPr>
          <w:rStyle w:val="CommentReference"/>
        </w:rPr>
        <w:annotationRef/>
      </w:r>
      <w:r>
        <w:t xml:space="preserve">This is also not in the SQL database but in a spreadsheet that Olivia created, needs to be shifted to the SQL </w:t>
      </w:r>
    </w:p>
  </w:comment>
  <w:comment w:id="58" w:author="Lauren Huet" w:date="2026-03-03T13:51:00Z" w:initials="LH">
    <w:p w14:paraId="68BB9F55" w14:textId="77777777" w:rsidR="002437D3" w:rsidRDefault="002437D3" w:rsidP="002437D3">
      <w:pPr>
        <w:pStyle w:val="CommentText"/>
      </w:pPr>
      <w:r>
        <w:rPr>
          <w:rStyle w:val="CommentReference"/>
        </w:rPr>
        <w:annotationRef/>
      </w:r>
      <w:r>
        <w:t xml:space="preserve">Also not captured in the database…. </w:t>
      </w:r>
    </w:p>
  </w:comment>
  <w:comment w:id="59" w:author="Lauren Huet" w:date="2026-03-11T12:17:00Z" w:initials="LH">
    <w:p w14:paraId="4F09224B" w14:textId="77777777" w:rsidR="00374365" w:rsidRDefault="003D2E9C" w:rsidP="00374365">
      <w:pPr>
        <w:pStyle w:val="CommentText"/>
      </w:pPr>
      <w:r>
        <w:rPr>
          <w:rStyle w:val="CommentReference"/>
        </w:rPr>
        <w:annotationRef/>
      </w:r>
      <w:r w:rsidR="00374365">
        <w:t>For pacbio these are in the yield spreadsheets generated on amphi, they need a place in the sql database</w:t>
      </w:r>
    </w:p>
  </w:comment>
  <w:comment w:id="60" w:author="Lauren Huet" w:date="2026-03-11T12:22:00Z" w:initials="LH">
    <w:p w14:paraId="41AE0C9F" w14:textId="77777777" w:rsidR="00374365" w:rsidRDefault="00374365" w:rsidP="00374365">
      <w:pPr>
        <w:pStyle w:val="CommentText"/>
      </w:pPr>
      <w:r>
        <w:rPr>
          <w:rStyle w:val="CommentReference"/>
        </w:rPr>
        <w:annotationRef/>
      </w:r>
      <w:r>
        <w:t>For HiC we can get this number from the .json file in the filtered reads bucket for each sample, currently not compiled, will need to pull all compile and add to SQL database</w:t>
      </w:r>
    </w:p>
  </w:comment>
  <w:comment w:id="61" w:author="Lauren Huet" w:date="2026-03-11T12:22:00Z" w:initials="LH">
    <w:p w14:paraId="1E3CEFB0" w14:textId="77777777" w:rsidR="00374365" w:rsidRDefault="00374365" w:rsidP="00374365">
      <w:pPr>
        <w:pStyle w:val="CommentText"/>
      </w:pPr>
      <w:r>
        <w:rPr>
          <w:rStyle w:val="CommentReference"/>
        </w:rPr>
        <w:annotationRef/>
      </w:r>
      <w:r>
        <w:t>Also a note on pacbio, seql data not on NAS anymore? Need to compile yield spreadsheets, will I have to pull all the data from s3 to compile…  just got these numbers from the smrtlink website</w:t>
      </w:r>
    </w:p>
  </w:comment>
  <w:comment w:id="62" w:author="Shannon Corrigan" w:date="2026-05-28T17:56:00Z" w:initials="SC">
    <w:p w14:paraId="43078D2E" w14:textId="77777777" w:rsidR="009E0681" w:rsidRDefault="009E0681" w:rsidP="009E0681">
      <w:r>
        <w:rPr>
          <w:rStyle w:val="CommentReference"/>
        </w:rPr>
        <w:annotationRef/>
      </w:r>
      <w:r>
        <w:rPr>
          <w:sz w:val="20"/>
          <w:szCs w:val="20"/>
        </w:rPr>
        <w:t>empty cell</w:t>
      </w:r>
    </w:p>
  </w:comment>
  <w:comment w:id="66" w:author="Lauren Huet" w:date="2026-03-03T14:37:00Z" w:initials="LH">
    <w:p w14:paraId="2A57F29B" w14:textId="75B5EDBE" w:rsidR="003124D6" w:rsidRDefault="003124D6" w:rsidP="003124D6">
      <w:pPr>
        <w:pStyle w:val="CommentText"/>
      </w:pPr>
      <w:r>
        <w:rPr>
          <w:rStyle w:val="CommentReference"/>
        </w:rPr>
        <w:annotationRef/>
      </w:r>
      <w:r>
        <w:t xml:space="preserve">SANGER include the mitogenome as a contig in the genome assembly, something which was not possible for NCBI uploads as it was flagged as contamination, but is possible with ENA. Usually during decontamination with tiara I see the entire mitogenome as 1 contig, so we could leave this in for ENA updates and update the header of the contig inside the fasta file to label it. </w:t>
      </w:r>
    </w:p>
  </w:comment>
  <w:comment w:id="67" w:author="Emma de Jong" w:date="2026-03-24T13:39:00Z" w:initials="EJ">
    <w:p w14:paraId="5C99D674" w14:textId="48E80322" w:rsidR="00D07391" w:rsidRDefault="008857C6">
      <w:pPr>
        <w:pStyle w:val="CommentText"/>
      </w:pPr>
      <w:r>
        <w:rPr>
          <w:rStyle w:val="CommentReference"/>
        </w:rPr>
        <w:annotationRef/>
      </w:r>
      <w:r w:rsidRPr="0076926E">
        <w:t>I like this idea</w:t>
      </w:r>
    </w:p>
  </w:comment>
  <w:comment w:id="64" w:author="Shannon Corrigan" w:date="2026-05-28T17:58:00Z" w:initials="SC">
    <w:p w14:paraId="7F7592F5" w14:textId="77777777" w:rsidR="005B0B3B" w:rsidRDefault="005B0B3B" w:rsidP="005B0B3B">
      <w:r>
        <w:rPr>
          <w:rStyle w:val="CommentReference"/>
        </w:rPr>
        <w:annotationRef/>
      </w:r>
      <w:r>
        <w:rPr>
          <w:sz w:val="20"/>
          <w:szCs w:val="20"/>
        </w:rPr>
        <w:t>include accession information</w:t>
      </w:r>
    </w:p>
  </w:comment>
  <w:comment w:id="65" w:author="Lauren Huet" w:date="2026-05-29T09:17:00Z" w:initials="LH">
    <w:p w14:paraId="675E44BD" w14:textId="67E7E8C1" w:rsidR="008D5308" w:rsidRDefault="00646651">
      <w:pPr>
        <w:pStyle w:val="CommentText"/>
      </w:pPr>
      <w:r>
        <w:rPr>
          <w:rStyle w:val="CommentReference"/>
        </w:rPr>
        <w:annotationRef/>
      </w:r>
      <w:r w:rsidRPr="73362786">
        <w:t xml:space="preserve">(note for self for automation) found at table  mitogenome_data column genbank_accession </w:t>
      </w:r>
    </w:p>
  </w:comment>
  <w:comment w:id="70" w:author="Lauren Huet" w:date="2026-03-04T13:38:00Z" w:initials="LH">
    <w:p w14:paraId="2EE1283A" w14:textId="77777777" w:rsidR="0090790A" w:rsidRDefault="003124D6" w:rsidP="0090790A">
      <w:pPr>
        <w:pStyle w:val="CommentText"/>
      </w:pPr>
      <w:r>
        <w:rPr>
          <w:rStyle w:val="CommentReference"/>
        </w:rPr>
        <w:annotationRef/>
      </w:r>
      <w:r w:rsidR="0090790A">
        <w:t>Note that this is double the length of the hic and illumina mito assemblies</w:t>
      </w:r>
    </w:p>
  </w:comment>
  <w:comment w:id="71" w:author="Shannon Corrigan" w:date="2026-05-28T17:59:00Z" w:initials="SC">
    <w:p w14:paraId="7F92F018" w14:textId="77777777" w:rsidR="005E4674" w:rsidRDefault="005E4674" w:rsidP="005E4674">
      <w:r>
        <w:rPr>
          <w:rStyle w:val="CommentReference"/>
        </w:rPr>
        <w:annotationRef/>
      </w:r>
      <w:r>
        <w:rPr>
          <w:sz w:val="20"/>
          <w:szCs w:val="20"/>
        </w:rPr>
        <w:t>this is wrong for this species and needs to be addressed.</w:t>
      </w:r>
    </w:p>
  </w:comment>
  <w:comment w:id="72" w:author="Lauren Huet" w:date="2026-05-29T08:54:00Z" w:initials="LH">
    <w:p w14:paraId="388E596A" w14:textId="55B1213A" w:rsidR="008D5308" w:rsidRDefault="00646651">
      <w:pPr>
        <w:pStyle w:val="CommentText"/>
      </w:pPr>
      <w:r>
        <w:rPr>
          <w:rStyle w:val="CommentReference"/>
        </w:rPr>
        <w:annotationRef/>
      </w:r>
      <w:r w:rsidRPr="4D7EE821">
        <w:t xml:space="preserve">yeah its being run again just waiting for the new results to put in </w:t>
      </w:r>
    </w:p>
  </w:comment>
  <w:comment w:id="74" w:author="Lauren Huet" w:date="2026-03-11T12:19:00Z" w:initials="LH">
    <w:p w14:paraId="35D775AB" w14:textId="1D69F1FF" w:rsidR="008A2316" w:rsidRDefault="008A2316" w:rsidP="008A2316">
      <w:pPr>
        <w:pStyle w:val="CommentText"/>
      </w:pPr>
      <w:r>
        <w:rPr>
          <w:rStyle w:val="CommentReference"/>
        </w:rPr>
        <w:annotationRef/>
      </w:r>
      <w:r>
        <w:t>This is the png the post curaiton pipeline spits out, does not look great, was one from data desc generated in a different way?</w:t>
      </w:r>
    </w:p>
  </w:comment>
  <w:comment w:id="75" w:author="Shannon Corrigan" w:date="2026-05-28T18:03:00Z" w:initials="SC">
    <w:p w14:paraId="78C1A78B" w14:textId="77777777" w:rsidR="006723E6" w:rsidRDefault="006723E6" w:rsidP="006723E6">
      <w:r>
        <w:rPr>
          <w:rStyle w:val="CommentReference"/>
        </w:rPr>
        <w:annotationRef/>
      </w:r>
      <w:r>
        <w:rPr>
          <w:sz w:val="20"/>
          <w:szCs w:val="20"/>
        </w:rPr>
        <w:t>refer to Table 2 somewhere here, these metrics also appear there</w:t>
      </w:r>
    </w:p>
  </w:comment>
  <w:comment w:id="80" w:author="Lauren Huet" w:date="2026-03-04T14:10:00Z" w:initials="LH">
    <w:p w14:paraId="08B0EFE0" w14:textId="65419D9A" w:rsidR="00FC74BF" w:rsidRDefault="00FC74BF" w:rsidP="00FC74BF">
      <w:pPr>
        <w:pStyle w:val="CommentText"/>
      </w:pPr>
      <w:r>
        <w:rPr>
          <w:rStyle w:val="CommentReference"/>
        </w:rPr>
        <w:annotationRef/>
      </w:r>
      <w:r>
        <w:t xml:space="preserve">Really annoying that the legend was produced like that. </w:t>
      </w:r>
    </w:p>
  </w:comment>
  <w:comment w:id="81" w:author="Lauren Huet" w:date="2026-03-04T14:12:00Z" w:initials="LH">
    <w:p w14:paraId="45C5262E" w14:textId="77777777" w:rsidR="007D4B96" w:rsidRDefault="007D4B96" w:rsidP="007D4B96">
      <w:pPr>
        <w:pStyle w:val="CommentText"/>
      </w:pPr>
      <w:r>
        <w:rPr>
          <w:rStyle w:val="CommentReference"/>
        </w:rPr>
        <w:annotationRef/>
      </w:r>
      <w:r>
        <w:t xml:space="preserve">Also not exactly colourblind friendly but no options in merqury to change this output. </w:t>
      </w:r>
    </w:p>
  </w:comment>
  <w:comment w:id="82" w:author="Emma de Jong" w:date="2026-03-24T13:43:00Z" w:initials="EJ">
    <w:p w14:paraId="41E5D39C" w14:textId="7625191F" w:rsidR="00D07391" w:rsidRDefault="008857C6">
      <w:pPr>
        <w:pStyle w:val="CommentText"/>
      </w:pPr>
      <w:r>
        <w:rPr>
          <w:rStyle w:val="CommentReference"/>
        </w:rPr>
        <w:annotationRef/>
      </w:r>
      <w:r w:rsidRPr="3FA89C0D">
        <w:t>agree re the legend - the file names are long here so it's squishing it up - is there a way to provide shorter labels eg hap1, hap2 without renaming the input files?</w:t>
      </w:r>
    </w:p>
  </w:comment>
  <w:comment w:id="85" w:author="Shannon Corrigan" w:date="2026-05-28T18:07:00Z" w:initials="SC">
    <w:p w14:paraId="05815987" w14:textId="77777777" w:rsidR="00EF1AEE" w:rsidRDefault="00EF1AEE" w:rsidP="00EF1AEE">
      <w:r>
        <w:rPr>
          <w:rStyle w:val="CommentReference"/>
        </w:rPr>
        <w:annotationRef/>
      </w:r>
      <w:r>
        <w:rPr>
          <w:sz w:val="20"/>
          <w:szCs w:val="20"/>
        </w:rPr>
        <w:t>probably need to consistently include narrative text like this for each figure. E.g., Fig 3 and 5 only have a figure legend.</w:t>
      </w:r>
    </w:p>
  </w:comment>
  <w:comment w:id="100" w:author="Shannon Corrigan" w:date="2026-06-04T17:26:00Z" w:initials="SC">
    <w:p w14:paraId="19D4AF14" w14:textId="014AB011" w:rsidR="00751922" w:rsidRDefault="00751922">
      <w:pPr>
        <w:pStyle w:val="CommentText"/>
      </w:pPr>
      <w:r>
        <w:rPr>
          <w:rStyle w:val="CommentReference"/>
        </w:rPr>
        <w:annotationRef/>
      </w:r>
      <w:r w:rsidRPr="099A1DBC">
        <w:t>link to doc somewhere</w:t>
      </w:r>
    </w:p>
  </w:comment>
  <w:comment w:id="99" w:author="Shannon Corrigan" w:date="2026-06-04T17:29:00Z" w:initials="SC">
    <w:p w14:paraId="245CDB93" w14:textId="4DD512CA" w:rsidR="000F07BA" w:rsidRDefault="000F07BA">
      <w:pPr>
        <w:pStyle w:val="CommentText"/>
      </w:pPr>
      <w:r>
        <w:rPr>
          <w:rStyle w:val="CommentReference"/>
        </w:rPr>
        <w:annotationRef/>
      </w:r>
      <w:r>
        <w:fldChar w:fldCharType="begin"/>
      </w:r>
      <w:r>
        <w:instrText xml:space="preserve"> HYPERLINK "mailto:00111200@uwa.edu.au"</w:instrText>
      </w:r>
      <w:bookmarkStart w:id="101" w:name="_@_5952D54961DF4804A01CE5BA99516C55Z"/>
      <w:r>
        <w:fldChar w:fldCharType="separate"/>
      </w:r>
      <w:bookmarkEnd w:id="101"/>
      <w:r w:rsidRPr="36DD6E37">
        <w:rPr>
          <w:rStyle w:val="Mention"/>
          <w:noProof/>
        </w:rPr>
        <w:t>@Lauren Huet</w:t>
      </w:r>
      <w:r>
        <w:fldChar w:fldCharType="end"/>
      </w:r>
      <w:r w:rsidRPr="0B61944A">
        <w:t xml:space="preserve"> i shortened this so the same standard text can be included every time with a link to the policy that might be updated overtime.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17602F" w15:done="0"/>
  <w15:commentEx w15:paraId="5C5C17F5" w15:paraIdParent="6E17602F" w15:done="0"/>
  <w15:commentEx w15:paraId="4C092B0B" w15:done="0"/>
  <w15:commentEx w15:paraId="4F2EFDA0" w15:paraIdParent="4C092B0B" w15:done="0"/>
  <w15:commentEx w15:paraId="3C06B14C" w15:paraIdParent="4C092B0B" w15:done="0"/>
  <w15:commentEx w15:paraId="0A20346D" w15:done="1"/>
  <w15:commentEx w15:paraId="559BC492" w15:paraIdParent="0A20346D" w15:done="1"/>
  <w15:commentEx w15:paraId="49217323" w15:paraIdParent="0A20346D" w15:done="1"/>
  <w15:commentEx w15:paraId="28F94120" w15:done="1"/>
  <w15:commentEx w15:paraId="73FC1D45" w15:paraIdParent="28F94120" w15:done="1"/>
  <w15:commentEx w15:paraId="6CA96115" w15:done="0"/>
  <w15:commentEx w15:paraId="0CB70B40" w15:done="0"/>
  <w15:commentEx w15:paraId="3BC21887" w15:paraIdParent="0CB70B40" w15:done="0"/>
  <w15:commentEx w15:paraId="095E8F0B" w15:done="1"/>
  <w15:commentEx w15:paraId="3D5FB423" w15:done="1"/>
  <w15:commentEx w15:paraId="6BC27B31" w15:done="1"/>
  <w15:commentEx w15:paraId="28FF9A71" w15:done="1"/>
  <w15:commentEx w15:paraId="49A8AC6A" w15:done="1"/>
  <w15:commentEx w15:paraId="67471981" w15:done="1"/>
  <w15:commentEx w15:paraId="0C44370C" w15:done="1"/>
  <w15:commentEx w15:paraId="01D85601" w15:done="1"/>
  <w15:commentEx w15:paraId="573608DF" w15:done="1"/>
  <w15:commentEx w15:paraId="22C6499D" w15:done="1"/>
  <w15:commentEx w15:paraId="315EAB68" w15:paraIdParent="22C6499D" w15:done="1"/>
  <w15:commentEx w15:paraId="042B35E0" w15:paraIdParent="22C6499D" w15:done="1"/>
  <w15:commentEx w15:paraId="0139F53E" w15:paraIdParent="22C6499D" w15:done="1"/>
  <w15:commentEx w15:paraId="4367C75B" w15:done="1"/>
  <w15:commentEx w15:paraId="1E341DA5" w15:done="0"/>
  <w15:commentEx w15:paraId="39E9C1F8" w15:done="0"/>
  <w15:commentEx w15:paraId="04466B40" w15:done="1"/>
  <w15:commentEx w15:paraId="68BB9F55" w15:done="1"/>
  <w15:commentEx w15:paraId="4F09224B" w15:paraIdParent="68BB9F55" w15:done="1"/>
  <w15:commentEx w15:paraId="41AE0C9F" w15:paraIdParent="68BB9F55" w15:done="1"/>
  <w15:commentEx w15:paraId="1E3CEFB0" w15:paraIdParent="68BB9F55" w15:done="1"/>
  <w15:commentEx w15:paraId="43078D2E" w15:done="1"/>
  <w15:commentEx w15:paraId="2A57F29B" w15:done="1"/>
  <w15:commentEx w15:paraId="5C99D674" w15:paraIdParent="2A57F29B" w15:done="1"/>
  <w15:commentEx w15:paraId="7F7592F5" w15:done="0"/>
  <w15:commentEx w15:paraId="675E44BD" w15:paraIdParent="7F7592F5" w15:done="0"/>
  <w15:commentEx w15:paraId="2EE1283A" w15:done="1"/>
  <w15:commentEx w15:paraId="7F92F018" w15:paraIdParent="2EE1283A" w15:done="1"/>
  <w15:commentEx w15:paraId="388E596A" w15:paraIdParent="2EE1283A" w15:done="1"/>
  <w15:commentEx w15:paraId="35D775AB" w15:done="1"/>
  <w15:commentEx w15:paraId="78C1A78B" w15:done="1"/>
  <w15:commentEx w15:paraId="08B0EFE0" w15:done="1"/>
  <w15:commentEx w15:paraId="45C5262E" w15:paraIdParent="08B0EFE0" w15:done="1"/>
  <w15:commentEx w15:paraId="41E5D39C" w15:paraIdParent="08B0EFE0" w15:done="1"/>
  <w15:commentEx w15:paraId="05815987" w15:done="0"/>
  <w15:commentEx w15:paraId="19D4AF14" w15:done="0"/>
  <w15:commentEx w15:paraId="245CD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7996F7" w16cex:dateUtc="2026-02-26T03:44:00Z"/>
  <w16cex:commentExtensible w16cex:durableId="5A452C59" w16cex:dateUtc="2026-05-28T04:27:00Z"/>
  <w16cex:commentExtensible w16cex:durableId="240034FD" w16cex:dateUtc="2026-03-24T03:50:00Z"/>
  <w16cex:commentExtensible w16cex:durableId="41A7D013" w16cex:dateUtc="2026-03-24T05:47:00Z"/>
  <w16cex:commentExtensible w16cex:durableId="59848308" w16cex:dateUtc="2026-05-28T04:24:00Z"/>
  <w16cex:commentExtensible w16cex:durableId="1F7D6750" w16cex:dateUtc="2026-02-26T02:50:00Z"/>
  <w16cex:commentExtensible w16cex:durableId="6919C27A" w16cex:dateUtc="2026-03-24T05:02:00Z"/>
  <w16cex:commentExtensible w16cex:durableId="6EB27A3E" w16cex:dateUtc="2026-05-28T04:29:00Z"/>
  <w16cex:commentExtensible w16cex:durableId="5629F9EA" w16cex:dateUtc="2026-05-28T04:33:00Z"/>
  <w16cex:commentExtensible w16cex:durableId="011B53EF" w16cex:dateUtc="2026-05-28T04:33:00Z"/>
  <w16cex:commentExtensible w16cex:durableId="11953B77" w16cex:dateUtc="2026-05-28T04:38:00Z"/>
  <w16cex:commentExtensible w16cex:durableId="174AC7FC" w16cex:dateUtc="2026-03-05T00:31:00Z">
    <w16cex:extLst>
      <w16:ext w16:uri="{CE6994B0-6A32-4C9F-8C6B-6E91EDA988CE}">
        <cr:reactions xmlns:cr="http://schemas.microsoft.com/office/comments/2020/reactions">
          <cr:reaction reactionType="1">
            <cr:reactionInfo dateUtc="2026-03-24T03:55:31Z">
              <cr:user userId="S::00078079@uwa.edu.au::b1b55ef3-2f77-4335-af38-f88784505aca" userProvider="AD" userName="Emma de Jong"/>
            </cr:reactionInfo>
          </cr:reaction>
        </cr:reactions>
      </w16:ext>
    </w16cex:extLst>
  </w16cex:commentExtensible>
  <w16cex:commentExtensible w16cex:durableId="7D3FA2DD" w16cex:dateUtc="2026-05-28T04:31:00Z"/>
  <w16cex:commentExtensible w16cex:durableId="0210F464" w16cex:dateUtc="2026-05-28T04:35:00Z"/>
  <w16cex:commentExtensible w16cex:durableId="17A56CE3" w16cex:dateUtc="2026-05-28T04:37:00Z">
    <w16cex:extLst>
      <w16:ext w16:uri="{CE6994B0-6A32-4C9F-8C6B-6E91EDA988CE}">
        <cr:reactions xmlns:cr="http://schemas.microsoft.com/office/comments/2020/reactions">
          <cr:reaction reactionType="1">
            <cr:reactionInfo dateUtc="2026-05-28T05:51:38Z">
              <cr:user userId="S::00111200@uwa.edu.au::2acbe1ed-def5-4fb7-8528-d8f3d85cf29d" userProvider="AD" userName="Lauren Huet"/>
            </cr:reactionInfo>
          </cr:reaction>
        </cr:reactions>
      </w16:ext>
    </w16cex:extLst>
  </w16cex:commentExtensible>
  <w16cex:commentExtensible w16cex:durableId="6D3DF7A6" w16cex:dateUtc="2026-02-26T03:48:00Z">
    <w16cex:extLst>
      <w16:ext w16:uri="{CE6994B0-6A32-4C9F-8C6B-6E91EDA988CE}">
        <cr:reactions xmlns:cr="http://schemas.microsoft.com/office/comments/2020/reactions">
          <cr:reaction reactionType="1">
            <cr:reactionInfo dateUtc="2026-03-11T07:03:24Z">
              <cr:user userId="S::00113351@uwa.edu.au::53f78b4a-543e-4d4a-9ac2-0d7a8b6fb942" userProvider="AD" userName="Liam Anstiss"/>
            </cr:reactionInfo>
          </cr:reaction>
        </cr:reactions>
      </w16:ext>
    </w16cex:extLst>
  </w16cex:commentExtensible>
  <w16cex:commentExtensible w16cex:durableId="60967CB7" w16cex:dateUtc="2026-02-26T03:53:00Z">
    <w16cex:extLst>
      <w16:ext w16:uri="{CE6994B0-6A32-4C9F-8C6B-6E91EDA988CE}">
        <cr:reactions xmlns:cr="http://schemas.microsoft.com/office/comments/2020/reactions">
          <cr:reaction reactionType="1">
            <cr:reactionInfo dateUtc="2026-03-11T07:03:03Z">
              <cr:user userId="S::00113351@uwa.edu.au::53f78b4a-543e-4d4a-9ac2-0d7a8b6fb942" userProvider="AD" userName="Liam Anstiss"/>
            </cr:reactionInfo>
          </cr:reaction>
        </cr:reactions>
      </w16:ext>
    </w16cex:extLst>
  </w16cex:commentExtensible>
  <w16cex:commentExtensible w16cex:durableId="74D1C0C9" w16cex:dateUtc="2026-02-26T03:53:00Z">
    <w16cex:extLst>
      <w16:ext w16:uri="{CE6994B0-6A32-4C9F-8C6B-6E91EDA988CE}">
        <cr:reactions xmlns:cr="http://schemas.microsoft.com/office/comments/2020/reactions">
          <cr:reaction reactionType="1">
            <cr:reactionInfo dateUtc="2026-03-11T07:03:05Z">
              <cr:user userId="S::00113351@uwa.edu.au::53f78b4a-543e-4d4a-9ac2-0d7a8b6fb942" userProvider="AD" userName="Liam Anstiss"/>
            </cr:reactionInfo>
          </cr:reaction>
        </cr:reactions>
      </w16:ext>
    </w16cex:extLst>
  </w16cex:commentExtensible>
  <w16cex:commentExtensible w16cex:durableId="30A9CFB0" w16cex:dateUtc="2026-03-24T05:15:00Z"/>
  <w16cex:commentExtensible w16cex:durableId="252EDDD4" w16cex:dateUtc="2026-02-27T06:27:00Z">
    <w16cex:extLst>
      <w16:ext w16:uri="{CE6994B0-6A32-4C9F-8C6B-6E91EDA988CE}">
        <cr:reactions xmlns:cr="http://schemas.microsoft.com/office/comments/2020/reactions">
          <cr:reaction reactionType="1">
            <cr:reactionInfo dateUtc="2026-03-11T07:03:11Z">
              <cr:user userId="S::00113351@uwa.edu.au::53f78b4a-543e-4d4a-9ac2-0d7a8b6fb942" userProvider="AD" userName="Liam Anstiss"/>
            </cr:reactionInfo>
          </cr:reaction>
        </cr:reactions>
      </w16:ext>
    </w16cex:extLst>
  </w16cex:commentExtensible>
  <w16cex:commentExtensible w16cex:durableId="7689133B" w16cex:dateUtc="2026-05-28T04:42:00Z"/>
  <w16cex:commentExtensible w16cex:durableId="2EDD7A63" w16cex:dateUtc="2026-03-03T05:32:00Z"/>
  <w16cex:commentExtensible w16cex:durableId="5D5089E0" w16cex:dateUtc="2026-03-03T05:54:00Z"/>
  <w16cex:commentExtensible w16cex:durableId="7F5F8171" w16cex:dateUtc="2026-03-11T04:08:00Z"/>
  <w16cex:commentExtensible w16cex:durableId="438AC2D9" w16cex:dateUtc="2026-03-11T04:15:00Z"/>
  <w16cex:commentExtensible w16cex:durableId="514479AF" w16cex:dateUtc="2026-03-11T04:16:00Z"/>
  <w16cex:commentExtensible w16cex:durableId="5073581B" w16cex:dateUtc="2026-03-03T05:36:00Z"/>
  <w16cex:commentExtensible w16cex:durableId="2949B6FC" w16cex:dateUtc="2026-03-24T05:54:00Z">
    <w16cex:extLst>
      <w16:ext w16:uri="{CE6994B0-6A32-4C9F-8C6B-6E91EDA988CE}">
        <cr:reactions xmlns:cr="http://schemas.microsoft.com/office/comments/2020/reactions">
          <cr:reaction reactionType="1">
            <cr:reactionInfo dateUtc="2026-05-29T05:49:16Z">
              <cr:user userId="S::00111200@uwa.edu.au::2acbe1ed-def5-4fb7-8528-d8f3d85cf29d" userProvider="AD" userName="Lauren Huet"/>
            </cr:reactionInfo>
          </cr:reaction>
        </cr:reactions>
      </w16:ext>
    </w16cex:extLst>
  </w16cex:commentExtensible>
  <w16cex:commentExtensible w16cex:durableId="27525C2D" w16cex:dateUtc="2026-02-26T03:53:00Z"/>
  <w16cex:commentExtensible w16cex:durableId="418DE679" w16cex:dateUtc="2026-03-03T05:50:00Z"/>
  <w16cex:commentExtensible w16cex:durableId="5BBF5D9C" w16cex:dateUtc="2026-03-03T05:51:00Z"/>
  <w16cex:commentExtensible w16cex:durableId="3FABD3A8" w16cex:dateUtc="2026-03-11T04:17:00Z"/>
  <w16cex:commentExtensible w16cex:durableId="517BB5D8" w16cex:dateUtc="2026-03-11T04:22:00Z"/>
  <w16cex:commentExtensible w16cex:durableId="69EF24EB" w16cex:dateUtc="2026-03-11T04:22:00Z"/>
  <w16cex:commentExtensible w16cex:durableId="6927E9D7" w16cex:dateUtc="2026-05-28T09:56:00Z"/>
  <w16cex:commentExtensible w16cex:durableId="25C3E652" w16cex:dateUtc="2026-03-03T06:37:00Z">
    <w16cex:extLst>
      <w16:ext w16:uri="{CE6994B0-6A32-4C9F-8C6B-6E91EDA988CE}">
        <cr:reactions xmlns:cr="http://schemas.microsoft.com/office/comments/2020/reactions">
          <cr:reaction reactionType="1">
            <cr:reactionInfo dateUtc="2026-05-28T10:00:04Z">
              <cr:user userId="S::00109263@uwa.edu.au::54a04365-4607-43bf-94df-ec48037683d8" userProvider="AD" userName="Shannon Corrigan"/>
            </cr:reactionInfo>
          </cr:reaction>
        </cr:reactions>
      </w16:ext>
    </w16cex:extLst>
  </w16cex:commentExtensible>
  <w16cex:commentExtensible w16cex:durableId="7DAAF834" w16cex:dateUtc="2026-03-24T05:39:00Z"/>
  <w16cex:commentExtensible w16cex:durableId="33D7B349" w16cex:dateUtc="2026-05-28T09:58:00Z"/>
  <w16cex:commentExtensible w16cex:durableId="66CC0021" w16cex:dateUtc="2026-05-29T01:17:00Z"/>
  <w16cex:commentExtensible w16cex:durableId="3D9D05C3" w16cex:dateUtc="2026-03-04T05:38:00Z"/>
  <w16cex:commentExtensible w16cex:durableId="33F69B74" w16cex:dateUtc="2026-05-28T09:59:00Z"/>
  <w16cex:commentExtensible w16cex:durableId="756041EF" w16cex:dateUtc="2026-05-29T00:54:00Z"/>
  <w16cex:commentExtensible w16cex:durableId="3BF5AA2E" w16cex:dateUtc="2026-03-11T04:19:00Z"/>
  <w16cex:commentExtensible w16cex:durableId="548E2EC8" w16cex:dateUtc="2026-05-28T10:03:00Z"/>
  <w16cex:commentExtensible w16cex:durableId="1DC05FA5" w16cex:dateUtc="2026-03-04T06:10:00Z"/>
  <w16cex:commentExtensible w16cex:durableId="1000DB1A" w16cex:dateUtc="2026-03-04T06:12:00Z"/>
  <w16cex:commentExtensible w16cex:durableId="791CB229" w16cex:dateUtc="2026-03-24T05:43:00Z"/>
  <w16cex:commentExtensible w16cex:durableId="0ABC979F" w16cex:dateUtc="2026-05-28T10:07:00Z"/>
  <w16cex:commentExtensible w16cex:durableId="47CF83FD" w16cex:dateUtc="2026-06-04T09:26:00Z"/>
  <w16cex:commentExtensible w16cex:durableId="3ECE1D20" w16cex:dateUtc="2026-06-04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17602F" w16cid:durableId="3C7996F7"/>
  <w16cid:commentId w16cid:paraId="5C5C17F5" w16cid:durableId="5A452C59"/>
  <w16cid:commentId w16cid:paraId="4C092B0B" w16cid:durableId="240034FD"/>
  <w16cid:commentId w16cid:paraId="4F2EFDA0" w16cid:durableId="41A7D013"/>
  <w16cid:commentId w16cid:paraId="3C06B14C" w16cid:durableId="59848308"/>
  <w16cid:commentId w16cid:paraId="0A20346D" w16cid:durableId="1F7D6750"/>
  <w16cid:commentId w16cid:paraId="559BC492" w16cid:durableId="6919C27A"/>
  <w16cid:commentId w16cid:paraId="49217323" w16cid:durableId="6EB27A3E"/>
  <w16cid:commentId w16cid:paraId="28F94120" w16cid:durableId="5629F9EA"/>
  <w16cid:commentId w16cid:paraId="73FC1D45" w16cid:durableId="011B53EF"/>
  <w16cid:commentId w16cid:paraId="6CA96115" w16cid:durableId="11953B77"/>
  <w16cid:commentId w16cid:paraId="0CB70B40" w16cid:durableId="174AC7FC"/>
  <w16cid:commentId w16cid:paraId="3BC21887" w16cid:durableId="7D3FA2DD"/>
  <w16cid:commentId w16cid:paraId="095E8F0B" w16cid:durableId="0210F464"/>
  <w16cid:commentId w16cid:paraId="3D5FB423" w16cid:durableId="17A56CE3"/>
  <w16cid:commentId w16cid:paraId="6BC27B31" w16cid:durableId="6D3DF7A6"/>
  <w16cid:commentId w16cid:paraId="28FF9A71" w16cid:durableId="60967CB7"/>
  <w16cid:commentId w16cid:paraId="49A8AC6A" w16cid:durableId="74D1C0C9"/>
  <w16cid:commentId w16cid:paraId="67471981" w16cid:durableId="30A9CFB0"/>
  <w16cid:commentId w16cid:paraId="0C44370C" w16cid:durableId="252EDDD4"/>
  <w16cid:commentId w16cid:paraId="01D85601" w16cid:durableId="7689133B"/>
  <w16cid:commentId w16cid:paraId="573608DF" w16cid:durableId="2EDD7A63"/>
  <w16cid:commentId w16cid:paraId="22C6499D" w16cid:durableId="5D5089E0"/>
  <w16cid:commentId w16cid:paraId="315EAB68" w16cid:durableId="7F5F8171"/>
  <w16cid:commentId w16cid:paraId="042B35E0" w16cid:durableId="438AC2D9"/>
  <w16cid:commentId w16cid:paraId="0139F53E" w16cid:durableId="514479AF"/>
  <w16cid:commentId w16cid:paraId="4367C75B" w16cid:durableId="5073581B"/>
  <w16cid:commentId w16cid:paraId="1E341DA5" w16cid:durableId="2949B6FC"/>
  <w16cid:commentId w16cid:paraId="39E9C1F8" w16cid:durableId="27525C2D"/>
  <w16cid:commentId w16cid:paraId="04466B40" w16cid:durableId="418DE679"/>
  <w16cid:commentId w16cid:paraId="68BB9F55" w16cid:durableId="5BBF5D9C"/>
  <w16cid:commentId w16cid:paraId="4F09224B" w16cid:durableId="3FABD3A8"/>
  <w16cid:commentId w16cid:paraId="41AE0C9F" w16cid:durableId="517BB5D8"/>
  <w16cid:commentId w16cid:paraId="1E3CEFB0" w16cid:durableId="69EF24EB"/>
  <w16cid:commentId w16cid:paraId="43078D2E" w16cid:durableId="6927E9D7"/>
  <w16cid:commentId w16cid:paraId="2A57F29B" w16cid:durableId="25C3E652"/>
  <w16cid:commentId w16cid:paraId="5C99D674" w16cid:durableId="7DAAF834"/>
  <w16cid:commentId w16cid:paraId="7F7592F5" w16cid:durableId="33D7B349"/>
  <w16cid:commentId w16cid:paraId="675E44BD" w16cid:durableId="66CC0021"/>
  <w16cid:commentId w16cid:paraId="2EE1283A" w16cid:durableId="3D9D05C3"/>
  <w16cid:commentId w16cid:paraId="7F92F018" w16cid:durableId="33F69B74"/>
  <w16cid:commentId w16cid:paraId="388E596A" w16cid:durableId="756041EF"/>
  <w16cid:commentId w16cid:paraId="35D775AB" w16cid:durableId="3BF5AA2E"/>
  <w16cid:commentId w16cid:paraId="78C1A78B" w16cid:durableId="548E2EC8"/>
  <w16cid:commentId w16cid:paraId="08B0EFE0" w16cid:durableId="1DC05FA5"/>
  <w16cid:commentId w16cid:paraId="45C5262E" w16cid:durableId="1000DB1A"/>
  <w16cid:commentId w16cid:paraId="41E5D39C" w16cid:durableId="791CB229"/>
  <w16cid:commentId w16cid:paraId="05815987" w16cid:durableId="0ABC979F"/>
  <w16cid:commentId w16cid:paraId="19D4AF14" w16cid:durableId="47CF83FD"/>
  <w16cid:commentId w16cid:paraId="245CDB93" w16cid:durableId="3ECE1D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482E"/>
    <w:multiLevelType w:val="multilevel"/>
    <w:tmpl w:val="A88C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B35A9"/>
    <w:multiLevelType w:val="multilevel"/>
    <w:tmpl w:val="AE8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27442">
    <w:abstractNumId w:val="0"/>
  </w:num>
  <w:num w:numId="2" w16cid:durableId="10299862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en Huet">
    <w15:presenceInfo w15:providerId="AD" w15:userId="S::00111200@uwa.edu.au::2acbe1ed-def5-4fb7-8528-d8f3d85cf29d"/>
  </w15:person>
  <w15:person w15:author="Shannon Corrigan">
    <w15:presenceInfo w15:providerId="AD" w15:userId="S::00109263@uwa.edu.au::54a04365-4607-43bf-94df-ec48037683d8"/>
  </w15:person>
  <w15:person w15:author="Emma de Jong">
    <w15:presenceInfo w15:providerId="AD" w15:userId="S::00078079@uwa.edu.au::b1b55ef3-2f77-4335-af38-f88784505a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246"/>
    <w:rsid w:val="00005148"/>
    <w:rsid w:val="00006ADB"/>
    <w:rsid w:val="00014466"/>
    <w:rsid w:val="000170F8"/>
    <w:rsid w:val="000173FA"/>
    <w:rsid w:val="00020079"/>
    <w:rsid w:val="000209F6"/>
    <w:rsid w:val="0002350D"/>
    <w:rsid w:val="00023D56"/>
    <w:rsid w:val="000265F5"/>
    <w:rsid w:val="00026F10"/>
    <w:rsid w:val="00030F09"/>
    <w:rsid w:val="00031938"/>
    <w:rsid w:val="000368C0"/>
    <w:rsid w:val="00042B2D"/>
    <w:rsid w:val="00053181"/>
    <w:rsid w:val="00053555"/>
    <w:rsid w:val="000626D5"/>
    <w:rsid w:val="00063E58"/>
    <w:rsid w:val="00064E46"/>
    <w:rsid w:val="00065868"/>
    <w:rsid w:val="0006715C"/>
    <w:rsid w:val="00074D56"/>
    <w:rsid w:val="00076C0F"/>
    <w:rsid w:val="000800D7"/>
    <w:rsid w:val="000814CD"/>
    <w:rsid w:val="00083EE0"/>
    <w:rsid w:val="00095B8F"/>
    <w:rsid w:val="00097CE6"/>
    <w:rsid w:val="000A234D"/>
    <w:rsid w:val="000A4BDA"/>
    <w:rsid w:val="000B2106"/>
    <w:rsid w:val="000B5AD4"/>
    <w:rsid w:val="000B5DD7"/>
    <w:rsid w:val="000C1E88"/>
    <w:rsid w:val="000D20CD"/>
    <w:rsid w:val="000E1698"/>
    <w:rsid w:val="000E1EE3"/>
    <w:rsid w:val="000E6006"/>
    <w:rsid w:val="000F070C"/>
    <w:rsid w:val="000F07BA"/>
    <w:rsid w:val="000F0BE7"/>
    <w:rsid w:val="000F7A64"/>
    <w:rsid w:val="00101544"/>
    <w:rsid w:val="00103243"/>
    <w:rsid w:val="00124867"/>
    <w:rsid w:val="00127B60"/>
    <w:rsid w:val="00134A96"/>
    <w:rsid w:val="00137041"/>
    <w:rsid w:val="001407CE"/>
    <w:rsid w:val="00146484"/>
    <w:rsid w:val="00147DE9"/>
    <w:rsid w:val="0015175C"/>
    <w:rsid w:val="0016289F"/>
    <w:rsid w:val="001646F6"/>
    <w:rsid w:val="00173286"/>
    <w:rsid w:val="00177964"/>
    <w:rsid w:val="00183D07"/>
    <w:rsid w:val="00192E34"/>
    <w:rsid w:val="001939F6"/>
    <w:rsid w:val="001A14EB"/>
    <w:rsid w:val="001A33E0"/>
    <w:rsid w:val="001A5D9F"/>
    <w:rsid w:val="001A6B06"/>
    <w:rsid w:val="001B0815"/>
    <w:rsid w:val="001B210D"/>
    <w:rsid w:val="001B325D"/>
    <w:rsid w:val="001C30D6"/>
    <w:rsid w:val="001C406B"/>
    <w:rsid w:val="001C6AC5"/>
    <w:rsid w:val="001D4EB8"/>
    <w:rsid w:val="001D698C"/>
    <w:rsid w:val="001E2C76"/>
    <w:rsid w:val="001E5129"/>
    <w:rsid w:val="001E5E69"/>
    <w:rsid w:val="001F0A56"/>
    <w:rsid w:val="001F3FC9"/>
    <w:rsid w:val="0020449B"/>
    <w:rsid w:val="00205CB6"/>
    <w:rsid w:val="0020624D"/>
    <w:rsid w:val="00213D68"/>
    <w:rsid w:val="002140F4"/>
    <w:rsid w:val="00217B11"/>
    <w:rsid w:val="00224F05"/>
    <w:rsid w:val="002302BC"/>
    <w:rsid w:val="002323D5"/>
    <w:rsid w:val="00233139"/>
    <w:rsid w:val="00233AB9"/>
    <w:rsid w:val="002354E0"/>
    <w:rsid w:val="002356CB"/>
    <w:rsid w:val="002437D3"/>
    <w:rsid w:val="00245794"/>
    <w:rsid w:val="002460EF"/>
    <w:rsid w:val="00250CF5"/>
    <w:rsid w:val="002536D8"/>
    <w:rsid w:val="00254ABA"/>
    <w:rsid w:val="00255CB3"/>
    <w:rsid w:val="00261445"/>
    <w:rsid w:val="00265781"/>
    <w:rsid w:val="0026711C"/>
    <w:rsid w:val="00274847"/>
    <w:rsid w:val="00285669"/>
    <w:rsid w:val="00286B55"/>
    <w:rsid w:val="0029487B"/>
    <w:rsid w:val="00295AE0"/>
    <w:rsid w:val="002A24F2"/>
    <w:rsid w:val="002A2AAD"/>
    <w:rsid w:val="002A2D2D"/>
    <w:rsid w:val="002A51CC"/>
    <w:rsid w:val="002B7E1D"/>
    <w:rsid w:val="002C01E1"/>
    <w:rsid w:val="002C110C"/>
    <w:rsid w:val="002C47F5"/>
    <w:rsid w:val="002C5B56"/>
    <w:rsid w:val="002C6C3C"/>
    <w:rsid w:val="002D105A"/>
    <w:rsid w:val="002D1C50"/>
    <w:rsid w:val="002D2110"/>
    <w:rsid w:val="002E5DFA"/>
    <w:rsid w:val="00304937"/>
    <w:rsid w:val="003124D6"/>
    <w:rsid w:val="00313565"/>
    <w:rsid w:val="00313D8B"/>
    <w:rsid w:val="00315915"/>
    <w:rsid w:val="00332904"/>
    <w:rsid w:val="0034085F"/>
    <w:rsid w:val="00343B5E"/>
    <w:rsid w:val="00346249"/>
    <w:rsid w:val="00363902"/>
    <w:rsid w:val="00365E39"/>
    <w:rsid w:val="00367573"/>
    <w:rsid w:val="00373EDD"/>
    <w:rsid w:val="00374365"/>
    <w:rsid w:val="0037460E"/>
    <w:rsid w:val="00385058"/>
    <w:rsid w:val="0038535F"/>
    <w:rsid w:val="003858A3"/>
    <w:rsid w:val="00391052"/>
    <w:rsid w:val="00391EC2"/>
    <w:rsid w:val="00395A84"/>
    <w:rsid w:val="003A3E05"/>
    <w:rsid w:val="003A58F3"/>
    <w:rsid w:val="003A7155"/>
    <w:rsid w:val="003B4740"/>
    <w:rsid w:val="003B68D1"/>
    <w:rsid w:val="003C0DE5"/>
    <w:rsid w:val="003C6B61"/>
    <w:rsid w:val="003D2E9C"/>
    <w:rsid w:val="003D68CC"/>
    <w:rsid w:val="003E1C14"/>
    <w:rsid w:val="003E2EA3"/>
    <w:rsid w:val="003E317F"/>
    <w:rsid w:val="003E3DBA"/>
    <w:rsid w:val="003E6DDD"/>
    <w:rsid w:val="003F4CCC"/>
    <w:rsid w:val="004066D9"/>
    <w:rsid w:val="00406D8D"/>
    <w:rsid w:val="00411DAB"/>
    <w:rsid w:val="00413D96"/>
    <w:rsid w:val="00420F7D"/>
    <w:rsid w:val="00423B7B"/>
    <w:rsid w:val="00425AC0"/>
    <w:rsid w:val="004267D6"/>
    <w:rsid w:val="00430482"/>
    <w:rsid w:val="0043160B"/>
    <w:rsid w:val="00435300"/>
    <w:rsid w:val="00435A8D"/>
    <w:rsid w:val="00442F8E"/>
    <w:rsid w:val="00444D61"/>
    <w:rsid w:val="004617B6"/>
    <w:rsid w:val="004638F8"/>
    <w:rsid w:val="00464866"/>
    <w:rsid w:val="004662CE"/>
    <w:rsid w:val="00474990"/>
    <w:rsid w:val="004763E4"/>
    <w:rsid w:val="004766D8"/>
    <w:rsid w:val="004773DB"/>
    <w:rsid w:val="0048426B"/>
    <w:rsid w:val="004922D3"/>
    <w:rsid w:val="00493493"/>
    <w:rsid w:val="00496A8A"/>
    <w:rsid w:val="004A27A5"/>
    <w:rsid w:val="004A30D9"/>
    <w:rsid w:val="004A4685"/>
    <w:rsid w:val="004A61EC"/>
    <w:rsid w:val="004A72D5"/>
    <w:rsid w:val="004B06B4"/>
    <w:rsid w:val="004B108B"/>
    <w:rsid w:val="004B1BDF"/>
    <w:rsid w:val="004C06AD"/>
    <w:rsid w:val="004C64D5"/>
    <w:rsid w:val="004C679C"/>
    <w:rsid w:val="004D168D"/>
    <w:rsid w:val="004D3CAB"/>
    <w:rsid w:val="004D4A7A"/>
    <w:rsid w:val="004E2B71"/>
    <w:rsid w:val="004F0DCD"/>
    <w:rsid w:val="004F15ED"/>
    <w:rsid w:val="00502B1B"/>
    <w:rsid w:val="00506074"/>
    <w:rsid w:val="00511E2E"/>
    <w:rsid w:val="005141EC"/>
    <w:rsid w:val="00516528"/>
    <w:rsid w:val="00516F70"/>
    <w:rsid w:val="0052397C"/>
    <w:rsid w:val="00530849"/>
    <w:rsid w:val="005371FD"/>
    <w:rsid w:val="00540DB4"/>
    <w:rsid w:val="00541EF4"/>
    <w:rsid w:val="00541F12"/>
    <w:rsid w:val="00542226"/>
    <w:rsid w:val="00546D10"/>
    <w:rsid w:val="00550729"/>
    <w:rsid w:val="005522F2"/>
    <w:rsid w:val="00554DEC"/>
    <w:rsid w:val="0056048B"/>
    <w:rsid w:val="0057086B"/>
    <w:rsid w:val="005729A2"/>
    <w:rsid w:val="00575D01"/>
    <w:rsid w:val="00581049"/>
    <w:rsid w:val="005816A2"/>
    <w:rsid w:val="00584DAB"/>
    <w:rsid w:val="00584FA9"/>
    <w:rsid w:val="00587A7F"/>
    <w:rsid w:val="00591235"/>
    <w:rsid w:val="0059188E"/>
    <w:rsid w:val="005939AE"/>
    <w:rsid w:val="00594943"/>
    <w:rsid w:val="005A261A"/>
    <w:rsid w:val="005A52E6"/>
    <w:rsid w:val="005A6A60"/>
    <w:rsid w:val="005A76F4"/>
    <w:rsid w:val="005B0B3B"/>
    <w:rsid w:val="005B36FB"/>
    <w:rsid w:val="005B3926"/>
    <w:rsid w:val="005B5B91"/>
    <w:rsid w:val="005B7961"/>
    <w:rsid w:val="005C30AC"/>
    <w:rsid w:val="005C38AB"/>
    <w:rsid w:val="005C488A"/>
    <w:rsid w:val="005D0BE5"/>
    <w:rsid w:val="005D78CC"/>
    <w:rsid w:val="005E28FA"/>
    <w:rsid w:val="005E32DC"/>
    <w:rsid w:val="005E4674"/>
    <w:rsid w:val="005E5026"/>
    <w:rsid w:val="005E571C"/>
    <w:rsid w:val="005E655C"/>
    <w:rsid w:val="005F32EF"/>
    <w:rsid w:val="005F6342"/>
    <w:rsid w:val="0060016E"/>
    <w:rsid w:val="00601912"/>
    <w:rsid w:val="00613E8D"/>
    <w:rsid w:val="00622F16"/>
    <w:rsid w:val="006243B7"/>
    <w:rsid w:val="006248E3"/>
    <w:rsid w:val="00631183"/>
    <w:rsid w:val="00644BE3"/>
    <w:rsid w:val="00646651"/>
    <w:rsid w:val="00647BC7"/>
    <w:rsid w:val="00650E57"/>
    <w:rsid w:val="006552C1"/>
    <w:rsid w:val="00656915"/>
    <w:rsid w:val="0066205D"/>
    <w:rsid w:val="006623FD"/>
    <w:rsid w:val="006666D9"/>
    <w:rsid w:val="00670907"/>
    <w:rsid w:val="006723E6"/>
    <w:rsid w:val="00681CA7"/>
    <w:rsid w:val="00682CE7"/>
    <w:rsid w:val="00684066"/>
    <w:rsid w:val="00687EB6"/>
    <w:rsid w:val="00697744"/>
    <w:rsid w:val="006A6713"/>
    <w:rsid w:val="006B2134"/>
    <w:rsid w:val="006B63E5"/>
    <w:rsid w:val="006C0AA8"/>
    <w:rsid w:val="006C3277"/>
    <w:rsid w:val="006C3B43"/>
    <w:rsid w:val="006C4009"/>
    <w:rsid w:val="006D0990"/>
    <w:rsid w:val="006D4AC8"/>
    <w:rsid w:val="006E2BD4"/>
    <w:rsid w:val="006E594D"/>
    <w:rsid w:val="006E5B82"/>
    <w:rsid w:val="006E6362"/>
    <w:rsid w:val="0070155D"/>
    <w:rsid w:val="00701AF8"/>
    <w:rsid w:val="00706A02"/>
    <w:rsid w:val="007117EA"/>
    <w:rsid w:val="00711E57"/>
    <w:rsid w:val="00715F5C"/>
    <w:rsid w:val="00717525"/>
    <w:rsid w:val="007220DB"/>
    <w:rsid w:val="007222D8"/>
    <w:rsid w:val="00726405"/>
    <w:rsid w:val="007430A3"/>
    <w:rsid w:val="00743845"/>
    <w:rsid w:val="00751104"/>
    <w:rsid w:val="00751922"/>
    <w:rsid w:val="007536DF"/>
    <w:rsid w:val="00753959"/>
    <w:rsid w:val="0075434F"/>
    <w:rsid w:val="007551D5"/>
    <w:rsid w:val="007620EA"/>
    <w:rsid w:val="007647DE"/>
    <w:rsid w:val="00774ADC"/>
    <w:rsid w:val="0077559F"/>
    <w:rsid w:val="007833F5"/>
    <w:rsid w:val="00785181"/>
    <w:rsid w:val="00790616"/>
    <w:rsid w:val="00796B5E"/>
    <w:rsid w:val="007A2140"/>
    <w:rsid w:val="007A2353"/>
    <w:rsid w:val="007A3814"/>
    <w:rsid w:val="007A3F8F"/>
    <w:rsid w:val="007A77B8"/>
    <w:rsid w:val="007B1382"/>
    <w:rsid w:val="007C003C"/>
    <w:rsid w:val="007C293F"/>
    <w:rsid w:val="007C5A6B"/>
    <w:rsid w:val="007D2007"/>
    <w:rsid w:val="007D4B96"/>
    <w:rsid w:val="007D7869"/>
    <w:rsid w:val="007F3527"/>
    <w:rsid w:val="007F5CDE"/>
    <w:rsid w:val="007F680C"/>
    <w:rsid w:val="008023CB"/>
    <w:rsid w:val="00811388"/>
    <w:rsid w:val="008121E0"/>
    <w:rsid w:val="00816BBE"/>
    <w:rsid w:val="00820618"/>
    <w:rsid w:val="0082325B"/>
    <w:rsid w:val="008237A1"/>
    <w:rsid w:val="008357B1"/>
    <w:rsid w:val="00835A60"/>
    <w:rsid w:val="00844411"/>
    <w:rsid w:val="008450E9"/>
    <w:rsid w:val="00847B8E"/>
    <w:rsid w:val="00861129"/>
    <w:rsid w:val="00865AA4"/>
    <w:rsid w:val="00866B8E"/>
    <w:rsid w:val="008727B3"/>
    <w:rsid w:val="00875B57"/>
    <w:rsid w:val="00880AC4"/>
    <w:rsid w:val="008857C6"/>
    <w:rsid w:val="00895955"/>
    <w:rsid w:val="00895A97"/>
    <w:rsid w:val="0089672F"/>
    <w:rsid w:val="00896890"/>
    <w:rsid w:val="00897445"/>
    <w:rsid w:val="008A2316"/>
    <w:rsid w:val="008A3D40"/>
    <w:rsid w:val="008A4F12"/>
    <w:rsid w:val="008A7C85"/>
    <w:rsid w:val="008B538A"/>
    <w:rsid w:val="008B6CC2"/>
    <w:rsid w:val="008C618B"/>
    <w:rsid w:val="008C7EF7"/>
    <w:rsid w:val="008D3369"/>
    <w:rsid w:val="008D5308"/>
    <w:rsid w:val="008D5433"/>
    <w:rsid w:val="008D6692"/>
    <w:rsid w:val="008D6DEE"/>
    <w:rsid w:val="008D716E"/>
    <w:rsid w:val="008E135E"/>
    <w:rsid w:val="008E2BBE"/>
    <w:rsid w:val="008E73C0"/>
    <w:rsid w:val="008F00E5"/>
    <w:rsid w:val="008F1DC4"/>
    <w:rsid w:val="008F5CD8"/>
    <w:rsid w:val="008F74DB"/>
    <w:rsid w:val="009008D7"/>
    <w:rsid w:val="00901688"/>
    <w:rsid w:val="009049F6"/>
    <w:rsid w:val="00907105"/>
    <w:rsid w:val="0090790A"/>
    <w:rsid w:val="00907ABB"/>
    <w:rsid w:val="00907D48"/>
    <w:rsid w:val="00923144"/>
    <w:rsid w:val="009239C7"/>
    <w:rsid w:val="00924255"/>
    <w:rsid w:val="009366A0"/>
    <w:rsid w:val="0093791F"/>
    <w:rsid w:val="00937E49"/>
    <w:rsid w:val="009444C5"/>
    <w:rsid w:val="009453A5"/>
    <w:rsid w:val="00947E39"/>
    <w:rsid w:val="0095748D"/>
    <w:rsid w:val="00965237"/>
    <w:rsid w:val="0096668F"/>
    <w:rsid w:val="00970CA4"/>
    <w:rsid w:val="009710B7"/>
    <w:rsid w:val="00981F95"/>
    <w:rsid w:val="00983487"/>
    <w:rsid w:val="00991CA5"/>
    <w:rsid w:val="0099660A"/>
    <w:rsid w:val="00996880"/>
    <w:rsid w:val="009978F2"/>
    <w:rsid w:val="009A08B1"/>
    <w:rsid w:val="009A7541"/>
    <w:rsid w:val="009B3448"/>
    <w:rsid w:val="009C01CD"/>
    <w:rsid w:val="009C07FB"/>
    <w:rsid w:val="009C1536"/>
    <w:rsid w:val="009D03D7"/>
    <w:rsid w:val="009D2200"/>
    <w:rsid w:val="009E0681"/>
    <w:rsid w:val="009F0297"/>
    <w:rsid w:val="009F2646"/>
    <w:rsid w:val="009F2916"/>
    <w:rsid w:val="009F34EC"/>
    <w:rsid w:val="009F6D71"/>
    <w:rsid w:val="00A14626"/>
    <w:rsid w:val="00A16C06"/>
    <w:rsid w:val="00A25523"/>
    <w:rsid w:val="00A32359"/>
    <w:rsid w:val="00A379C6"/>
    <w:rsid w:val="00A41306"/>
    <w:rsid w:val="00A41EC0"/>
    <w:rsid w:val="00A433BE"/>
    <w:rsid w:val="00A43AF9"/>
    <w:rsid w:val="00A47626"/>
    <w:rsid w:val="00A4790B"/>
    <w:rsid w:val="00A50833"/>
    <w:rsid w:val="00A51BDF"/>
    <w:rsid w:val="00A54D32"/>
    <w:rsid w:val="00A56D1E"/>
    <w:rsid w:val="00A60290"/>
    <w:rsid w:val="00A643D2"/>
    <w:rsid w:val="00A6630F"/>
    <w:rsid w:val="00A67A8E"/>
    <w:rsid w:val="00A706D5"/>
    <w:rsid w:val="00A748C5"/>
    <w:rsid w:val="00A754B8"/>
    <w:rsid w:val="00A8273B"/>
    <w:rsid w:val="00A82851"/>
    <w:rsid w:val="00A829B4"/>
    <w:rsid w:val="00A831F3"/>
    <w:rsid w:val="00A86296"/>
    <w:rsid w:val="00A96EE6"/>
    <w:rsid w:val="00AA4785"/>
    <w:rsid w:val="00AA4FB7"/>
    <w:rsid w:val="00AB4812"/>
    <w:rsid w:val="00AB7E0E"/>
    <w:rsid w:val="00AC0246"/>
    <w:rsid w:val="00AC1406"/>
    <w:rsid w:val="00AC6530"/>
    <w:rsid w:val="00AC7336"/>
    <w:rsid w:val="00AD54B1"/>
    <w:rsid w:val="00AE0F28"/>
    <w:rsid w:val="00AE4398"/>
    <w:rsid w:val="00AF116E"/>
    <w:rsid w:val="00AF5406"/>
    <w:rsid w:val="00AF7998"/>
    <w:rsid w:val="00B00DD6"/>
    <w:rsid w:val="00B0450F"/>
    <w:rsid w:val="00B0698E"/>
    <w:rsid w:val="00B14728"/>
    <w:rsid w:val="00B223F4"/>
    <w:rsid w:val="00B24B7F"/>
    <w:rsid w:val="00B267CC"/>
    <w:rsid w:val="00B306B1"/>
    <w:rsid w:val="00B30B5C"/>
    <w:rsid w:val="00B40521"/>
    <w:rsid w:val="00B41AD9"/>
    <w:rsid w:val="00B42B57"/>
    <w:rsid w:val="00B43987"/>
    <w:rsid w:val="00B4694E"/>
    <w:rsid w:val="00B47FCB"/>
    <w:rsid w:val="00B52EBE"/>
    <w:rsid w:val="00B54D1B"/>
    <w:rsid w:val="00B57DCB"/>
    <w:rsid w:val="00B62409"/>
    <w:rsid w:val="00B642CD"/>
    <w:rsid w:val="00B73616"/>
    <w:rsid w:val="00B73EEE"/>
    <w:rsid w:val="00B76BFA"/>
    <w:rsid w:val="00B80876"/>
    <w:rsid w:val="00B82543"/>
    <w:rsid w:val="00B82F1F"/>
    <w:rsid w:val="00B83FED"/>
    <w:rsid w:val="00B8465F"/>
    <w:rsid w:val="00B872A6"/>
    <w:rsid w:val="00B93745"/>
    <w:rsid w:val="00B9768E"/>
    <w:rsid w:val="00BA0872"/>
    <w:rsid w:val="00BA33C0"/>
    <w:rsid w:val="00BA3680"/>
    <w:rsid w:val="00BB28A1"/>
    <w:rsid w:val="00BB2CCD"/>
    <w:rsid w:val="00BC3B24"/>
    <w:rsid w:val="00BC446A"/>
    <w:rsid w:val="00BC475E"/>
    <w:rsid w:val="00BD079B"/>
    <w:rsid w:val="00BE3DE6"/>
    <w:rsid w:val="00BE7E23"/>
    <w:rsid w:val="00BF2715"/>
    <w:rsid w:val="00BF27BB"/>
    <w:rsid w:val="00BF3499"/>
    <w:rsid w:val="00BF4F72"/>
    <w:rsid w:val="00C00BFA"/>
    <w:rsid w:val="00C21E0A"/>
    <w:rsid w:val="00C21F29"/>
    <w:rsid w:val="00C26B7D"/>
    <w:rsid w:val="00C3414C"/>
    <w:rsid w:val="00C3725B"/>
    <w:rsid w:val="00C40B87"/>
    <w:rsid w:val="00C439D8"/>
    <w:rsid w:val="00C43C97"/>
    <w:rsid w:val="00C46749"/>
    <w:rsid w:val="00C50119"/>
    <w:rsid w:val="00C533E9"/>
    <w:rsid w:val="00C549A5"/>
    <w:rsid w:val="00C55DA5"/>
    <w:rsid w:val="00C56051"/>
    <w:rsid w:val="00C645B4"/>
    <w:rsid w:val="00C64985"/>
    <w:rsid w:val="00C66A8E"/>
    <w:rsid w:val="00C66F9E"/>
    <w:rsid w:val="00C734D7"/>
    <w:rsid w:val="00C73B1C"/>
    <w:rsid w:val="00C757E7"/>
    <w:rsid w:val="00C761CF"/>
    <w:rsid w:val="00C80CC3"/>
    <w:rsid w:val="00C8172D"/>
    <w:rsid w:val="00C82008"/>
    <w:rsid w:val="00C82246"/>
    <w:rsid w:val="00C82B5B"/>
    <w:rsid w:val="00C83488"/>
    <w:rsid w:val="00C92E12"/>
    <w:rsid w:val="00CA0747"/>
    <w:rsid w:val="00CA2552"/>
    <w:rsid w:val="00CB035B"/>
    <w:rsid w:val="00CB3202"/>
    <w:rsid w:val="00CB6259"/>
    <w:rsid w:val="00CC027B"/>
    <w:rsid w:val="00CC38D0"/>
    <w:rsid w:val="00CD5F6C"/>
    <w:rsid w:val="00CD7AE8"/>
    <w:rsid w:val="00CF1806"/>
    <w:rsid w:val="00CF7A2A"/>
    <w:rsid w:val="00CF7C50"/>
    <w:rsid w:val="00D01AD5"/>
    <w:rsid w:val="00D02982"/>
    <w:rsid w:val="00D04C64"/>
    <w:rsid w:val="00D07391"/>
    <w:rsid w:val="00D212C4"/>
    <w:rsid w:val="00D23E31"/>
    <w:rsid w:val="00D345EB"/>
    <w:rsid w:val="00D346C3"/>
    <w:rsid w:val="00D3786D"/>
    <w:rsid w:val="00D47247"/>
    <w:rsid w:val="00D47569"/>
    <w:rsid w:val="00D516DB"/>
    <w:rsid w:val="00D64B0C"/>
    <w:rsid w:val="00D714C2"/>
    <w:rsid w:val="00D72D6C"/>
    <w:rsid w:val="00D73293"/>
    <w:rsid w:val="00D74A64"/>
    <w:rsid w:val="00D818FF"/>
    <w:rsid w:val="00D8226E"/>
    <w:rsid w:val="00D85E6D"/>
    <w:rsid w:val="00D86A85"/>
    <w:rsid w:val="00D91DF1"/>
    <w:rsid w:val="00D927A1"/>
    <w:rsid w:val="00D93980"/>
    <w:rsid w:val="00DA6508"/>
    <w:rsid w:val="00DB0611"/>
    <w:rsid w:val="00DB7062"/>
    <w:rsid w:val="00DC5C2D"/>
    <w:rsid w:val="00DD3230"/>
    <w:rsid w:val="00DD6C1F"/>
    <w:rsid w:val="00DE430F"/>
    <w:rsid w:val="00DE5A85"/>
    <w:rsid w:val="00DF0A23"/>
    <w:rsid w:val="00DF526A"/>
    <w:rsid w:val="00DF735A"/>
    <w:rsid w:val="00DF7BA0"/>
    <w:rsid w:val="00E01A01"/>
    <w:rsid w:val="00E03E5D"/>
    <w:rsid w:val="00E05C9F"/>
    <w:rsid w:val="00E07C4A"/>
    <w:rsid w:val="00E10C80"/>
    <w:rsid w:val="00E13DAF"/>
    <w:rsid w:val="00E24980"/>
    <w:rsid w:val="00E249FE"/>
    <w:rsid w:val="00E2576F"/>
    <w:rsid w:val="00E26666"/>
    <w:rsid w:val="00E355FC"/>
    <w:rsid w:val="00E43BBC"/>
    <w:rsid w:val="00E46AC2"/>
    <w:rsid w:val="00E62FB9"/>
    <w:rsid w:val="00E70586"/>
    <w:rsid w:val="00E7629C"/>
    <w:rsid w:val="00E856C5"/>
    <w:rsid w:val="00E86363"/>
    <w:rsid w:val="00E86796"/>
    <w:rsid w:val="00E9267A"/>
    <w:rsid w:val="00E93B1F"/>
    <w:rsid w:val="00EA04F1"/>
    <w:rsid w:val="00EA31AC"/>
    <w:rsid w:val="00EA6111"/>
    <w:rsid w:val="00EA6C66"/>
    <w:rsid w:val="00EB3B04"/>
    <w:rsid w:val="00EC04D1"/>
    <w:rsid w:val="00EC0661"/>
    <w:rsid w:val="00EC2635"/>
    <w:rsid w:val="00EC3E0A"/>
    <w:rsid w:val="00EC72FF"/>
    <w:rsid w:val="00ED0CE6"/>
    <w:rsid w:val="00ED384E"/>
    <w:rsid w:val="00ED47D0"/>
    <w:rsid w:val="00ED523B"/>
    <w:rsid w:val="00ED58A4"/>
    <w:rsid w:val="00EE185A"/>
    <w:rsid w:val="00EE652D"/>
    <w:rsid w:val="00EF1AEE"/>
    <w:rsid w:val="00EF1CF2"/>
    <w:rsid w:val="00EF3F8B"/>
    <w:rsid w:val="00EF42C9"/>
    <w:rsid w:val="00EF5732"/>
    <w:rsid w:val="00EF6C11"/>
    <w:rsid w:val="00F05477"/>
    <w:rsid w:val="00F3058E"/>
    <w:rsid w:val="00F34499"/>
    <w:rsid w:val="00F35E9B"/>
    <w:rsid w:val="00F37B84"/>
    <w:rsid w:val="00F37BAB"/>
    <w:rsid w:val="00F457B7"/>
    <w:rsid w:val="00F45F8E"/>
    <w:rsid w:val="00F47B7C"/>
    <w:rsid w:val="00F522C9"/>
    <w:rsid w:val="00F53D12"/>
    <w:rsid w:val="00F604F9"/>
    <w:rsid w:val="00F60D55"/>
    <w:rsid w:val="00F70B17"/>
    <w:rsid w:val="00F712DF"/>
    <w:rsid w:val="00F729C8"/>
    <w:rsid w:val="00F77B86"/>
    <w:rsid w:val="00F8001B"/>
    <w:rsid w:val="00F84264"/>
    <w:rsid w:val="00FA1684"/>
    <w:rsid w:val="00FA1BBC"/>
    <w:rsid w:val="00FA1CC6"/>
    <w:rsid w:val="00FA2521"/>
    <w:rsid w:val="00FB0297"/>
    <w:rsid w:val="00FB193A"/>
    <w:rsid w:val="00FB2E8F"/>
    <w:rsid w:val="00FC132A"/>
    <w:rsid w:val="00FC74BF"/>
    <w:rsid w:val="00FD318C"/>
    <w:rsid w:val="00FE2EA1"/>
    <w:rsid w:val="00FE7413"/>
    <w:rsid w:val="00FE7CAE"/>
    <w:rsid w:val="00FE7FBE"/>
    <w:rsid w:val="00FF1179"/>
    <w:rsid w:val="00FF496F"/>
    <w:rsid w:val="01B87E16"/>
    <w:rsid w:val="02581E9E"/>
    <w:rsid w:val="02B9237D"/>
    <w:rsid w:val="04125251"/>
    <w:rsid w:val="0451103E"/>
    <w:rsid w:val="04C75EF9"/>
    <w:rsid w:val="0551AA78"/>
    <w:rsid w:val="06D1839B"/>
    <w:rsid w:val="0756393E"/>
    <w:rsid w:val="0A5740C4"/>
    <w:rsid w:val="0AB7DDB0"/>
    <w:rsid w:val="0B385489"/>
    <w:rsid w:val="0B5EAB80"/>
    <w:rsid w:val="0B976BE5"/>
    <w:rsid w:val="0BB01E1B"/>
    <w:rsid w:val="0CB548A8"/>
    <w:rsid w:val="0CB7D2D6"/>
    <w:rsid w:val="0D94C9D1"/>
    <w:rsid w:val="0D97FD8C"/>
    <w:rsid w:val="0E0DE593"/>
    <w:rsid w:val="0F8337EC"/>
    <w:rsid w:val="10179ABF"/>
    <w:rsid w:val="1027A6F5"/>
    <w:rsid w:val="10A44787"/>
    <w:rsid w:val="11E0974F"/>
    <w:rsid w:val="121347B4"/>
    <w:rsid w:val="12AF35B4"/>
    <w:rsid w:val="13669179"/>
    <w:rsid w:val="14840A2A"/>
    <w:rsid w:val="1490F411"/>
    <w:rsid w:val="151FBDCB"/>
    <w:rsid w:val="15340E4F"/>
    <w:rsid w:val="15B647FB"/>
    <w:rsid w:val="16BB4323"/>
    <w:rsid w:val="175F1B61"/>
    <w:rsid w:val="18819706"/>
    <w:rsid w:val="1886926B"/>
    <w:rsid w:val="188ED73C"/>
    <w:rsid w:val="1B062B46"/>
    <w:rsid w:val="1B610E57"/>
    <w:rsid w:val="1BB56B12"/>
    <w:rsid w:val="1C41A403"/>
    <w:rsid w:val="1D7870F1"/>
    <w:rsid w:val="1E851B86"/>
    <w:rsid w:val="1F114C5D"/>
    <w:rsid w:val="200E13EF"/>
    <w:rsid w:val="20CE6E72"/>
    <w:rsid w:val="219CD3B2"/>
    <w:rsid w:val="221A3CA0"/>
    <w:rsid w:val="22FD8F63"/>
    <w:rsid w:val="24192927"/>
    <w:rsid w:val="2503E92A"/>
    <w:rsid w:val="2515FCD4"/>
    <w:rsid w:val="25B194A4"/>
    <w:rsid w:val="261F0BDA"/>
    <w:rsid w:val="26DC6A64"/>
    <w:rsid w:val="27B70DCA"/>
    <w:rsid w:val="28061B11"/>
    <w:rsid w:val="2818C366"/>
    <w:rsid w:val="28549F44"/>
    <w:rsid w:val="28E4DF78"/>
    <w:rsid w:val="28FB436E"/>
    <w:rsid w:val="2A5DE200"/>
    <w:rsid w:val="2A6963A5"/>
    <w:rsid w:val="2A9CCD5E"/>
    <w:rsid w:val="2AB33C26"/>
    <w:rsid w:val="2B0A2C1E"/>
    <w:rsid w:val="2B81CAEA"/>
    <w:rsid w:val="2BD38E3B"/>
    <w:rsid w:val="2BE729B5"/>
    <w:rsid w:val="2CE7CF40"/>
    <w:rsid w:val="2DE6B696"/>
    <w:rsid w:val="2E2DCB75"/>
    <w:rsid w:val="2E447F45"/>
    <w:rsid w:val="2EAD0410"/>
    <w:rsid w:val="2EC18EA1"/>
    <w:rsid w:val="2ED7399C"/>
    <w:rsid w:val="2EFA73A7"/>
    <w:rsid w:val="2F0B2897"/>
    <w:rsid w:val="2F7603CD"/>
    <w:rsid w:val="30C56DE2"/>
    <w:rsid w:val="332091F3"/>
    <w:rsid w:val="33305FBD"/>
    <w:rsid w:val="338BDAF7"/>
    <w:rsid w:val="339B4176"/>
    <w:rsid w:val="33BF17AF"/>
    <w:rsid w:val="3503D72C"/>
    <w:rsid w:val="35840EC0"/>
    <w:rsid w:val="35DB02AB"/>
    <w:rsid w:val="361B1EEA"/>
    <w:rsid w:val="36A36168"/>
    <w:rsid w:val="36A701A3"/>
    <w:rsid w:val="386B05A5"/>
    <w:rsid w:val="39987682"/>
    <w:rsid w:val="39CF5C1C"/>
    <w:rsid w:val="3A506A75"/>
    <w:rsid w:val="3A81E80F"/>
    <w:rsid w:val="3B781E97"/>
    <w:rsid w:val="3C0DF943"/>
    <w:rsid w:val="3CF15074"/>
    <w:rsid w:val="3D1A29C0"/>
    <w:rsid w:val="3DFD1B2A"/>
    <w:rsid w:val="3E7BA180"/>
    <w:rsid w:val="3F28762A"/>
    <w:rsid w:val="400E77AA"/>
    <w:rsid w:val="4032403E"/>
    <w:rsid w:val="42B05F51"/>
    <w:rsid w:val="43A4778A"/>
    <w:rsid w:val="43B55B74"/>
    <w:rsid w:val="43BDD12F"/>
    <w:rsid w:val="445B4A1A"/>
    <w:rsid w:val="447FDCEC"/>
    <w:rsid w:val="44F86DC3"/>
    <w:rsid w:val="4555414F"/>
    <w:rsid w:val="45F1613C"/>
    <w:rsid w:val="4604E49A"/>
    <w:rsid w:val="466983B7"/>
    <w:rsid w:val="4733E524"/>
    <w:rsid w:val="473AEFB5"/>
    <w:rsid w:val="4809BC09"/>
    <w:rsid w:val="487DADE8"/>
    <w:rsid w:val="48B34FB8"/>
    <w:rsid w:val="4A1A876D"/>
    <w:rsid w:val="4A3B3DA4"/>
    <w:rsid w:val="4C4779B0"/>
    <w:rsid w:val="4C5326C5"/>
    <w:rsid w:val="4CFF4D42"/>
    <w:rsid w:val="4D7EFDFC"/>
    <w:rsid w:val="4DD4D2EB"/>
    <w:rsid w:val="4EECBF5E"/>
    <w:rsid w:val="4EED263A"/>
    <w:rsid w:val="50055A17"/>
    <w:rsid w:val="50350CE7"/>
    <w:rsid w:val="529801BA"/>
    <w:rsid w:val="53E65602"/>
    <w:rsid w:val="5446529D"/>
    <w:rsid w:val="54A06E55"/>
    <w:rsid w:val="5511A34F"/>
    <w:rsid w:val="566EE12D"/>
    <w:rsid w:val="56C36C3E"/>
    <w:rsid w:val="5790A4CF"/>
    <w:rsid w:val="57FC82C4"/>
    <w:rsid w:val="5815D56F"/>
    <w:rsid w:val="58328A23"/>
    <w:rsid w:val="58373148"/>
    <w:rsid w:val="583A790D"/>
    <w:rsid w:val="5A20A882"/>
    <w:rsid w:val="5A4AB998"/>
    <w:rsid w:val="5A5CC618"/>
    <w:rsid w:val="5A93E203"/>
    <w:rsid w:val="5AB9E861"/>
    <w:rsid w:val="5AC05687"/>
    <w:rsid w:val="5AED66C1"/>
    <w:rsid w:val="5BC07757"/>
    <w:rsid w:val="5C643F8D"/>
    <w:rsid w:val="5D0E68FA"/>
    <w:rsid w:val="5F2101B2"/>
    <w:rsid w:val="6118886E"/>
    <w:rsid w:val="61572A23"/>
    <w:rsid w:val="6181850A"/>
    <w:rsid w:val="61B2417B"/>
    <w:rsid w:val="62B8B5D0"/>
    <w:rsid w:val="63037053"/>
    <w:rsid w:val="630DB58B"/>
    <w:rsid w:val="63DB935D"/>
    <w:rsid w:val="643752C8"/>
    <w:rsid w:val="64F2A439"/>
    <w:rsid w:val="658A045C"/>
    <w:rsid w:val="65A5EDDE"/>
    <w:rsid w:val="65BE0397"/>
    <w:rsid w:val="671857B4"/>
    <w:rsid w:val="688DF7EA"/>
    <w:rsid w:val="68FEB521"/>
    <w:rsid w:val="69087858"/>
    <w:rsid w:val="6B4B85FD"/>
    <w:rsid w:val="6DE306B4"/>
    <w:rsid w:val="6EF347E4"/>
    <w:rsid w:val="703376AF"/>
    <w:rsid w:val="705C0BC3"/>
    <w:rsid w:val="71269104"/>
    <w:rsid w:val="714FA0E4"/>
    <w:rsid w:val="723ABDB7"/>
    <w:rsid w:val="72509A26"/>
    <w:rsid w:val="72698465"/>
    <w:rsid w:val="74E1ED77"/>
    <w:rsid w:val="758DC770"/>
    <w:rsid w:val="76234027"/>
    <w:rsid w:val="777C34FB"/>
    <w:rsid w:val="77A3CBEB"/>
    <w:rsid w:val="77B0E835"/>
    <w:rsid w:val="77D2D126"/>
    <w:rsid w:val="7804C679"/>
    <w:rsid w:val="799B0723"/>
    <w:rsid w:val="79AF4CB8"/>
    <w:rsid w:val="7A14D5BB"/>
    <w:rsid w:val="7AEEA12D"/>
    <w:rsid w:val="7B0357A6"/>
    <w:rsid w:val="7BDAB606"/>
    <w:rsid w:val="7C3D4311"/>
    <w:rsid w:val="7C978FEA"/>
    <w:rsid w:val="7C9F62D6"/>
    <w:rsid w:val="7CBECBCD"/>
    <w:rsid w:val="7EED2C48"/>
    <w:rsid w:val="7F7A4C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0A540"/>
  <w15:chartTrackingRefBased/>
  <w15:docId w15:val="{0B88E51E-E201-4B4C-A041-D1FB8EC0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81"/>
  </w:style>
  <w:style w:type="paragraph" w:styleId="Heading1">
    <w:name w:val="heading 1"/>
    <w:basedOn w:val="Normal"/>
    <w:next w:val="Normal"/>
    <w:link w:val="Heading1Char"/>
    <w:uiPriority w:val="9"/>
    <w:qFormat/>
    <w:rsid w:val="00785181"/>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785181"/>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785181"/>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785181"/>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785181"/>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785181"/>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78518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85181"/>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78518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81"/>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785181"/>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785181"/>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785181"/>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785181"/>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785181"/>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78518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85181"/>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78518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85181"/>
    <w:pPr>
      <w:spacing w:line="240" w:lineRule="auto"/>
    </w:pPr>
    <w:rPr>
      <w:b/>
      <w:bCs/>
      <w:color w:val="156082" w:themeColor="accent1"/>
      <w:sz w:val="18"/>
      <w:szCs w:val="18"/>
    </w:rPr>
  </w:style>
  <w:style w:type="paragraph" w:styleId="Title">
    <w:name w:val="Title"/>
    <w:basedOn w:val="Normal"/>
    <w:next w:val="Normal"/>
    <w:link w:val="TitleChar"/>
    <w:uiPriority w:val="10"/>
    <w:qFormat/>
    <w:rsid w:val="00785181"/>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785181"/>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785181"/>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785181"/>
    <w:rPr>
      <w:rFonts w:asciiTheme="majorHAnsi" w:eastAsiaTheme="majorEastAsia" w:hAnsiTheme="majorHAnsi" w:cstheme="majorBidi"/>
      <w:i/>
      <w:iCs/>
      <w:color w:val="156082" w:themeColor="accent1"/>
      <w:spacing w:val="15"/>
      <w:sz w:val="24"/>
      <w:szCs w:val="24"/>
    </w:rPr>
  </w:style>
  <w:style w:type="character" w:styleId="Strong">
    <w:name w:val="Strong"/>
    <w:basedOn w:val="DefaultParagraphFont"/>
    <w:uiPriority w:val="22"/>
    <w:qFormat/>
    <w:rsid w:val="00785181"/>
    <w:rPr>
      <w:b/>
      <w:bCs/>
    </w:rPr>
  </w:style>
  <w:style w:type="character" w:styleId="Emphasis">
    <w:name w:val="Emphasis"/>
    <w:basedOn w:val="DefaultParagraphFont"/>
    <w:uiPriority w:val="20"/>
    <w:qFormat/>
    <w:rsid w:val="00785181"/>
    <w:rPr>
      <w:i/>
      <w:iCs/>
    </w:rPr>
  </w:style>
  <w:style w:type="paragraph" w:styleId="NoSpacing">
    <w:name w:val="No Spacing"/>
    <w:uiPriority w:val="1"/>
    <w:qFormat/>
    <w:rsid w:val="00785181"/>
    <w:pPr>
      <w:spacing w:after="0" w:line="240" w:lineRule="auto"/>
    </w:pPr>
  </w:style>
  <w:style w:type="paragraph" w:styleId="Quote">
    <w:name w:val="Quote"/>
    <w:basedOn w:val="Normal"/>
    <w:next w:val="Normal"/>
    <w:link w:val="QuoteChar"/>
    <w:uiPriority w:val="29"/>
    <w:qFormat/>
    <w:rsid w:val="00785181"/>
    <w:rPr>
      <w:i/>
      <w:iCs/>
      <w:color w:val="000000" w:themeColor="text1"/>
    </w:rPr>
  </w:style>
  <w:style w:type="character" w:customStyle="1" w:styleId="QuoteChar">
    <w:name w:val="Quote Char"/>
    <w:basedOn w:val="DefaultParagraphFont"/>
    <w:link w:val="Quote"/>
    <w:uiPriority w:val="29"/>
    <w:rsid w:val="00785181"/>
    <w:rPr>
      <w:i/>
      <w:iCs/>
      <w:color w:val="000000" w:themeColor="text1"/>
    </w:rPr>
  </w:style>
  <w:style w:type="paragraph" w:styleId="IntenseQuote">
    <w:name w:val="Intense Quote"/>
    <w:basedOn w:val="Normal"/>
    <w:next w:val="Normal"/>
    <w:link w:val="IntenseQuoteChar"/>
    <w:uiPriority w:val="30"/>
    <w:qFormat/>
    <w:rsid w:val="0078518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85181"/>
    <w:rPr>
      <w:b/>
      <w:bCs/>
      <w:i/>
      <w:iCs/>
      <w:color w:val="156082" w:themeColor="accent1"/>
    </w:rPr>
  </w:style>
  <w:style w:type="character" w:styleId="SubtleEmphasis">
    <w:name w:val="Subtle Emphasis"/>
    <w:basedOn w:val="DefaultParagraphFont"/>
    <w:uiPriority w:val="19"/>
    <w:qFormat/>
    <w:rsid w:val="00785181"/>
    <w:rPr>
      <w:i/>
      <w:iCs/>
      <w:color w:val="808080" w:themeColor="text1" w:themeTint="7F"/>
    </w:rPr>
  </w:style>
  <w:style w:type="character" w:styleId="IntenseEmphasis">
    <w:name w:val="Intense Emphasis"/>
    <w:basedOn w:val="DefaultParagraphFont"/>
    <w:uiPriority w:val="21"/>
    <w:qFormat/>
    <w:rsid w:val="00785181"/>
    <w:rPr>
      <w:b/>
      <w:bCs/>
      <w:i/>
      <w:iCs/>
      <w:color w:val="156082" w:themeColor="accent1"/>
    </w:rPr>
  </w:style>
  <w:style w:type="character" w:styleId="SubtleReference">
    <w:name w:val="Subtle Reference"/>
    <w:basedOn w:val="DefaultParagraphFont"/>
    <w:uiPriority w:val="31"/>
    <w:qFormat/>
    <w:rsid w:val="00785181"/>
    <w:rPr>
      <w:smallCaps/>
      <w:color w:val="E97132" w:themeColor="accent2"/>
      <w:u w:val="single"/>
    </w:rPr>
  </w:style>
  <w:style w:type="character" w:styleId="IntenseReference">
    <w:name w:val="Intense Reference"/>
    <w:basedOn w:val="DefaultParagraphFont"/>
    <w:uiPriority w:val="32"/>
    <w:qFormat/>
    <w:rsid w:val="00785181"/>
    <w:rPr>
      <w:b/>
      <w:bCs/>
      <w:smallCaps/>
      <w:color w:val="E97132" w:themeColor="accent2"/>
      <w:spacing w:val="5"/>
      <w:u w:val="single"/>
    </w:rPr>
  </w:style>
  <w:style w:type="character" w:styleId="BookTitle">
    <w:name w:val="Book Title"/>
    <w:basedOn w:val="DefaultParagraphFont"/>
    <w:uiPriority w:val="33"/>
    <w:qFormat/>
    <w:rsid w:val="00785181"/>
    <w:rPr>
      <w:b/>
      <w:bCs/>
      <w:smallCaps/>
      <w:spacing w:val="5"/>
    </w:rPr>
  </w:style>
  <w:style w:type="paragraph" w:styleId="TOCHeading">
    <w:name w:val="TOC Heading"/>
    <w:basedOn w:val="Heading1"/>
    <w:next w:val="Normal"/>
    <w:uiPriority w:val="39"/>
    <w:semiHidden/>
    <w:unhideWhenUsed/>
    <w:qFormat/>
    <w:rsid w:val="00785181"/>
    <w:pPr>
      <w:outlineLvl w:val="9"/>
    </w:pPr>
  </w:style>
  <w:style w:type="paragraph" w:styleId="ListParagraph">
    <w:name w:val="List Paragraph"/>
    <w:basedOn w:val="Normal"/>
    <w:uiPriority w:val="34"/>
    <w:qFormat/>
    <w:rsid w:val="00AC0246"/>
    <w:pPr>
      <w:ind w:left="720"/>
      <w:contextualSpacing/>
    </w:pPr>
  </w:style>
  <w:style w:type="character" w:styleId="CommentReference">
    <w:name w:val="annotation reference"/>
    <w:basedOn w:val="DefaultParagraphFont"/>
    <w:uiPriority w:val="99"/>
    <w:semiHidden/>
    <w:unhideWhenUsed/>
    <w:rsid w:val="00B42B57"/>
    <w:rPr>
      <w:sz w:val="16"/>
      <w:szCs w:val="16"/>
    </w:rPr>
  </w:style>
  <w:style w:type="paragraph" w:styleId="CommentText">
    <w:name w:val="annotation text"/>
    <w:basedOn w:val="Normal"/>
    <w:link w:val="CommentTextChar"/>
    <w:uiPriority w:val="99"/>
    <w:unhideWhenUsed/>
    <w:rsid w:val="00B42B57"/>
    <w:pPr>
      <w:spacing w:line="240" w:lineRule="auto"/>
    </w:pPr>
    <w:rPr>
      <w:sz w:val="20"/>
      <w:szCs w:val="20"/>
    </w:rPr>
  </w:style>
  <w:style w:type="character" w:customStyle="1" w:styleId="CommentTextChar">
    <w:name w:val="Comment Text Char"/>
    <w:basedOn w:val="DefaultParagraphFont"/>
    <w:link w:val="CommentText"/>
    <w:uiPriority w:val="99"/>
    <w:rsid w:val="00B42B57"/>
    <w:rPr>
      <w:sz w:val="20"/>
      <w:szCs w:val="20"/>
    </w:rPr>
  </w:style>
  <w:style w:type="paragraph" w:styleId="CommentSubject">
    <w:name w:val="annotation subject"/>
    <w:basedOn w:val="CommentText"/>
    <w:next w:val="CommentText"/>
    <w:link w:val="CommentSubjectChar"/>
    <w:uiPriority w:val="99"/>
    <w:semiHidden/>
    <w:unhideWhenUsed/>
    <w:rsid w:val="00B42B57"/>
    <w:rPr>
      <w:b/>
      <w:bCs/>
    </w:rPr>
  </w:style>
  <w:style w:type="character" w:customStyle="1" w:styleId="CommentSubjectChar">
    <w:name w:val="Comment Subject Char"/>
    <w:basedOn w:val="CommentTextChar"/>
    <w:link w:val="CommentSubject"/>
    <w:uiPriority w:val="99"/>
    <w:semiHidden/>
    <w:rsid w:val="00B42B57"/>
    <w:rPr>
      <w:b/>
      <w:bCs/>
      <w:sz w:val="20"/>
      <w:szCs w:val="20"/>
    </w:rPr>
  </w:style>
  <w:style w:type="character" w:styleId="Hyperlink">
    <w:name w:val="Hyperlink"/>
    <w:basedOn w:val="DefaultParagraphFont"/>
    <w:uiPriority w:val="99"/>
    <w:unhideWhenUsed/>
    <w:rsid w:val="005A6A60"/>
    <w:rPr>
      <w:color w:val="467886" w:themeColor="hyperlink"/>
      <w:u w:val="single"/>
    </w:rPr>
  </w:style>
  <w:style w:type="character" w:styleId="UnresolvedMention">
    <w:name w:val="Unresolved Mention"/>
    <w:basedOn w:val="DefaultParagraphFont"/>
    <w:uiPriority w:val="99"/>
    <w:semiHidden/>
    <w:unhideWhenUsed/>
    <w:rsid w:val="005A6A60"/>
    <w:rPr>
      <w:color w:val="605E5C"/>
      <w:shd w:val="clear" w:color="auto" w:fill="E1DFDD"/>
    </w:rPr>
  </w:style>
  <w:style w:type="character" w:customStyle="1" w:styleId="ui-provider">
    <w:name w:val="ui-provider"/>
    <w:basedOn w:val="DefaultParagraphFont"/>
    <w:rsid w:val="00C92E12"/>
  </w:style>
  <w:style w:type="paragraph" w:customStyle="1" w:styleId="Body">
    <w:name w:val="Body"/>
    <w:basedOn w:val="Normal"/>
    <w:qFormat/>
    <w:rsid w:val="00DB0611"/>
    <w:rPr>
      <w:rFonts w:ascii="Times New Roman" w:eastAsia="Arial" w:hAnsi="Times New Roman" w:cs="Arial"/>
      <w:kern w:val="0"/>
      <w:lang w:val="en-GB" w:eastAsia="en-GB"/>
      <w14:ligatures w14:val="none"/>
    </w:rPr>
  </w:style>
  <w:style w:type="paragraph" w:styleId="Revision">
    <w:name w:val="Revision"/>
    <w:hidden/>
    <w:uiPriority w:val="99"/>
    <w:semiHidden/>
    <w:rsid w:val="00796B5E"/>
    <w:pPr>
      <w:spacing w:after="0" w:line="240" w:lineRule="auto"/>
    </w:pPr>
  </w:style>
  <w:style w:type="character" w:styleId="Mention">
    <w:name w:val="Mention"/>
    <w:basedOn w:val="DefaultParagraphFont"/>
    <w:uiPriority w:val="99"/>
    <w:unhideWhenUsed/>
    <w:rsid w:val="00A50833"/>
    <w:rPr>
      <w:color w:val="2B579A"/>
      <w:shd w:val="clear" w:color="auto" w:fill="E1DFDD"/>
    </w:rPr>
  </w:style>
  <w:style w:type="character" w:customStyle="1" w:styleId="normaltextrun">
    <w:name w:val="normaltextrun"/>
    <w:basedOn w:val="DefaultParagraphFont"/>
    <w:uiPriority w:val="1"/>
    <w:rsid w:val="714FA0E4"/>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6079">
      <w:bodyDiv w:val="1"/>
      <w:marLeft w:val="0"/>
      <w:marRight w:val="0"/>
      <w:marTop w:val="0"/>
      <w:marBottom w:val="0"/>
      <w:divBdr>
        <w:top w:val="none" w:sz="0" w:space="0" w:color="auto"/>
        <w:left w:val="none" w:sz="0" w:space="0" w:color="auto"/>
        <w:bottom w:val="none" w:sz="0" w:space="0" w:color="auto"/>
        <w:right w:val="none" w:sz="0" w:space="0" w:color="auto"/>
      </w:divBdr>
    </w:div>
    <w:div w:id="164442002">
      <w:bodyDiv w:val="1"/>
      <w:marLeft w:val="0"/>
      <w:marRight w:val="0"/>
      <w:marTop w:val="0"/>
      <w:marBottom w:val="0"/>
      <w:divBdr>
        <w:top w:val="none" w:sz="0" w:space="0" w:color="auto"/>
        <w:left w:val="none" w:sz="0" w:space="0" w:color="auto"/>
        <w:bottom w:val="none" w:sz="0" w:space="0" w:color="auto"/>
        <w:right w:val="none" w:sz="0" w:space="0" w:color="auto"/>
      </w:divBdr>
      <w:divsChild>
        <w:div w:id="12417786">
          <w:blockQuote w:val="1"/>
          <w:marLeft w:val="0"/>
          <w:marRight w:val="0"/>
          <w:marTop w:val="0"/>
          <w:marBottom w:val="240"/>
          <w:divBdr>
            <w:top w:val="none" w:sz="0" w:space="0" w:color="auto"/>
            <w:left w:val="single" w:sz="24" w:space="12" w:color="3D444D"/>
            <w:bottom w:val="none" w:sz="0" w:space="0" w:color="auto"/>
            <w:right w:val="none" w:sz="0" w:space="0" w:color="auto"/>
          </w:divBdr>
        </w:div>
        <w:div w:id="55788930">
          <w:blockQuote w:val="1"/>
          <w:marLeft w:val="0"/>
          <w:marRight w:val="0"/>
          <w:marTop w:val="0"/>
          <w:marBottom w:val="240"/>
          <w:divBdr>
            <w:top w:val="none" w:sz="0" w:space="0" w:color="auto"/>
            <w:left w:val="single" w:sz="24" w:space="12" w:color="3D444D"/>
            <w:bottom w:val="none" w:sz="0" w:space="0" w:color="auto"/>
            <w:right w:val="none" w:sz="0" w:space="0" w:color="auto"/>
          </w:divBdr>
        </w:div>
        <w:div w:id="259991825">
          <w:blockQuote w:val="1"/>
          <w:marLeft w:val="0"/>
          <w:marRight w:val="0"/>
          <w:marTop w:val="0"/>
          <w:marBottom w:val="240"/>
          <w:divBdr>
            <w:top w:val="none" w:sz="0" w:space="0" w:color="auto"/>
            <w:left w:val="single" w:sz="24" w:space="12" w:color="3D444D"/>
            <w:bottom w:val="none" w:sz="0" w:space="0" w:color="auto"/>
            <w:right w:val="none" w:sz="0" w:space="0" w:color="auto"/>
          </w:divBdr>
        </w:div>
        <w:div w:id="366217362">
          <w:blockQuote w:val="1"/>
          <w:marLeft w:val="0"/>
          <w:marRight w:val="0"/>
          <w:marTop w:val="0"/>
          <w:marBottom w:val="240"/>
          <w:divBdr>
            <w:top w:val="none" w:sz="0" w:space="0" w:color="auto"/>
            <w:left w:val="single" w:sz="24" w:space="12" w:color="3D444D"/>
            <w:bottom w:val="none" w:sz="0" w:space="0" w:color="auto"/>
            <w:right w:val="none" w:sz="0" w:space="0" w:color="auto"/>
          </w:divBdr>
        </w:div>
        <w:div w:id="414522256">
          <w:blockQuote w:val="1"/>
          <w:marLeft w:val="0"/>
          <w:marRight w:val="0"/>
          <w:marTop w:val="0"/>
          <w:marBottom w:val="240"/>
          <w:divBdr>
            <w:top w:val="none" w:sz="0" w:space="0" w:color="auto"/>
            <w:left w:val="single" w:sz="24" w:space="12" w:color="3D444D"/>
            <w:bottom w:val="none" w:sz="0" w:space="0" w:color="auto"/>
            <w:right w:val="none" w:sz="0" w:space="0" w:color="auto"/>
          </w:divBdr>
        </w:div>
        <w:div w:id="548302214">
          <w:blockQuote w:val="1"/>
          <w:marLeft w:val="0"/>
          <w:marRight w:val="0"/>
          <w:marTop w:val="0"/>
          <w:marBottom w:val="240"/>
          <w:divBdr>
            <w:top w:val="none" w:sz="0" w:space="0" w:color="auto"/>
            <w:left w:val="single" w:sz="24" w:space="12" w:color="3D444D"/>
            <w:bottom w:val="none" w:sz="0" w:space="0" w:color="auto"/>
            <w:right w:val="none" w:sz="0" w:space="0" w:color="auto"/>
          </w:divBdr>
        </w:div>
        <w:div w:id="783811117">
          <w:blockQuote w:val="1"/>
          <w:marLeft w:val="0"/>
          <w:marRight w:val="0"/>
          <w:marTop w:val="0"/>
          <w:marBottom w:val="240"/>
          <w:divBdr>
            <w:top w:val="none" w:sz="0" w:space="0" w:color="auto"/>
            <w:left w:val="single" w:sz="24" w:space="12" w:color="3D444D"/>
            <w:bottom w:val="none" w:sz="0" w:space="0" w:color="auto"/>
            <w:right w:val="none" w:sz="0" w:space="0" w:color="auto"/>
          </w:divBdr>
        </w:div>
        <w:div w:id="949971442">
          <w:blockQuote w:val="1"/>
          <w:marLeft w:val="0"/>
          <w:marRight w:val="0"/>
          <w:marTop w:val="0"/>
          <w:marBottom w:val="240"/>
          <w:divBdr>
            <w:top w:val="none" w:sz="0" w:space="0" w:color="auto"/>
            <w:left w:val="single" w:sz="24" w:space="12" w:color="3D444D"/>
            <w:bottom w:val="none" w:sz="0" w:space="0" w:color="auto"/>
            <w:right w:val="none" w:sz="0" w:space="0" w:color="auto"/>
          </w:divBdr>
        </w:div>
        <w:div w:id="1134638708">
          <w:blockQuote w:val="1"/>
          <w:marLeft w:val="0"/>
          <w:marRight w:val="0"/>
          <w:marTop w:val="0"/>
          <w:marBottom w:val="240"/>
          <w:divBdr>
            <w:top w:val="none" w:sz="0" w:space="0" w:color="auto"/>
            <w:left w:val="single" w:sz="24" w:space="12" w:color="3D444D"/>
            <w:bottom w:val="none" w:sz="0" w:space="0" w:color="auto"/>
            <w:right w:val="none" w:sz="0" w:space="0" w:color="auto"/>
          </w:divBdr>
        </w:div>
        <w:div w:id="1257446394">
          <w:blockQuote w:val="1"/>
          <w:marLeft w:val="0"/>
          <w:marRight w:val="0"/>
          <w:marTop w:val="0"/>
          <w:marBottom w:val="240"/>
          <w:divBdr>
            <w:top w:val="none" w:sz="0" w:space="0" w:color="auto"/>
            <w:left w:val="single" w:sz="24" w:space="12" w:color="3D444D"/>
            <w:bottom w:val="none" w:sz="0" w:space="0" w:color="auto"/>
            <w:right w:val="none" w:sz="0" w:space="0" w:color="auto"/>
          </w:divBdr>
        </w:div>
        <w:div w:id="1306276470">
          <w:blockQuote w:val="1"/>
          <w:marLeft w:val="0"/>
          <w:marRight w:val="0"/>
          <w:marTop w:val="0"/>
          <w:marBottom w:val="240"/>
          <w:divBdr>
            <w:top w:val="none" w:sz="0" w:space="0" w:color="auto"/>
            <w:left w:val="single" w:sz="24" w:space="12" w:color="3D444D"/>
            <w:bottom w:val="none" w:sz="0" w:space="0" w:color="auto"/>
            <w:right w:val="none" w:sz="0" w:space="0" w:color="auto"/>
          </w:divBdr>
        </w:div>
        <w:div w:id="1418475445">
          <w:blockQuote w:val="1"/>
          <w:marLeft w:val="0"/>
          <w:marRight w:val="0"/>
          <w:marTop w:val="0"/>
          <w:marBottom w:val="240"/>
          <w:divBdr>
            <w:top w:val="none" w:sz="0" w:space="0" w:color="auto"/>
            <w:left w:val="single" w:sz="24" w:space="12" w:color="3D444D"/>
            <w:bottom w:val="none" w:sz="0" w:space="0" w:color="auto"/>
            <w:right w:val="none" w:sz="0" w:space="0" w:color="auto"/>
          </w:divBdr>
        </w:div>
        <w:div w:id="1574974380">
          <w:blockQuote w:val="1"/>
          <w:marLeft w:val="0"/>
          <w:marRight w:val="0"/>
          <w:marTop w:val="0"/>
          <w:marBottom w:val="240"/>
          <w:divBdr>
            <w:top w:val="none" w:sz="0" w:space="0" w:color="auto"/>
            <w:left w:val="single" w:sz="24" w:space="12" w:color="3D444D"/>
            <w:bottom w:val="none" w:sz="0" w:space="0" w:color="auto"/>
            <w:right w:val="none" w:sz="0" w:space="0" w:color="auto"/>
          </w:divBdr>
        </w:div>
        <w:div w:id="2063481016">
          <w:blockQuote w:val="1"/>
          <w:marLeft w:val="0"/>
          <w:marRight w:val="0"/>
          <w:marTop w:val="0"/>
          <w:marBottom w:val="240"/>
          <w:divBdr>
            <w:top w:val="none" w:sz="0" w:space="0" w:color="auto"/>
            <w:left w:val="single" w:sz="24" w:space="12" w:color="3D444D"/>
            <w:bottom w:val="none" w:sz="0" w:space="0" w:color="auto"/>
            <w:right w:val="none" w:sz="0" w:space="0" w:color="auto"/>
          </w:divBdr>
        </w:div>
        <w:div w:id="2068606723">
          <w:blockQuote w:val="1"/>
          <w:marLeft w:val="0"/>
          <w:marRight w:val="0"/>
          <w:marTop w:val="0"/>
          <w:marBottom w:val="240"/>
          <w:divBdr>
            <w:top w:val="none" w:sz="0" w:space="0" w:color="auto"/>
            <w:left w:val="single" w:sz="24" w:space="12" w:color="3D444D"/>
            <w:bottom w:val="none" w:sz="0" w:space="0" w:color="auto"/>
            <w:right w:val="none" w:sz="0" w:space="0" w:color="auto"/>
          </w:divBdr>
        </w:div>
        <w:div w:id="2120174417">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06915822">
      <w:bodyDiv w:val="1"/>
      <w:marLeft w:val="0"/>
      <w:marRight w:val="0"/>
      <w:marTop w:val="0"/>
      <w:marBottom w:val="0"/>
      <w:divBdr>
        <w:top w:val="none" w:sz="0" w:space="0" w:color="auto"/>
        <w:left w:val="none" w:sz="0" w:space="0" w:color="auto"/>
        <w:bottom w:val="none" w:sz="0" w:space="0" w:color="auto"/>
        <w:right w:val="none" w:sz="0" w:space="0" w:color="auto"/>
      </w:divBdr>
    </w:div>
    <w:div w:id="210657410">
      <w:bodyDiv w:val="1"/>
      <w:marLeft w:val="0"/>
      <w:marRight w:val="0"/>
      <w:marTop w:val="0"/>
      <w:marBottom w:val="0"/>
      <w:divBdr>
        <w:top w:val="none" w:sz="0" w:space="0" w:color="auto"/>
        <w:left w:val="none" w:sz="0" w:space="0" w:color="auto"/>
        <w:bottom w:val="none" w:sz="0" w:space="0" w:color="auto"/>
        <w:right w:val="none" w:sz="0" w:space="0" w:color="auto"/>
      </w:divBdr>
      <w:divsChild>
        <w:div w:id="2141461696">
          <w:marLeft w:val="0"/>
          <w:marRight w:val="0"/>
          <w:marTop w:val="0"/>
          <w:marBottom w:val="0"/>
          <w:divBdr>
            <w:top w:val="none" w:sz="0" w:space="0" w:color="auto"/>
            <w:left w:val="none" w:sz="0" w:space="0" w:color="auto"/>
            <w:bottom w:val="none" w:sz="0" w:space="0" w:color="auto"/>
            <w:right w:val="none" w:sz="0" w:space="0" w:color="auto"/>
          </w:divBdr>
        </w:div>
      </w:divsChild>
    </w:div>
    <w:div w:id="236324180">
      <w:bodyDiv w:val="1"/>
      <w:marLeft w:val="0"/>
      <w:marRight w:val="0"/>
      <w:marTop w:val="0"/>
      <w:marBottom w:val="0"/>
      <w:divBdr>
        <w:top w:val="none" w:sz="0" w:space="0" w:color="auto"/>
        <w:left w:val="none" w:sz="0" w:space="0" w:color="auto"/>
        <w:bottom w:val="none" w:sz="0" w:space="0" w:color="auto"/>
        <w:right w:val="none" w:sz="0" w:space="0" w:color="auto"/>
      </w:divBdr>
      <w:divsChild>
        <w:div w:id="782385440">
          <w:marLeft w:val="0"/>
          <w:marRight w:val="0"/>
          <w:marTop w:val="0"/>
          <w:marBottom w:val="0"/>
          <w:divBdr>
            <w:top w:val="none" w:sz="0" w:space="0" w:color="auto"/>
            <w:left w:val="none" w:sz="0" w:space="0" w:color="auto"/>
            <w:bottom w:val="none" w:sz="0" w:space="0" w:color="auto"/>
            <w:right w:val="none" w:sz="0" w:space="0" w:color="auto"/>
          </w:divBdr>
        </w:div>
      </w:divsChild>
    </w:div>
    <w:div w:id="253436736">
      <w:bodyDiv w:val="1"/>
      <w:marLeft w:val="0"/>
      <w:marRight w:val="0"/>
      <w:marTop w:val="0"/>
      <w:marBottom w:val="0"/>
      <w:divBdr>
        <w:top w:val="none" w:sz="0" w:space="0" w:color="auto"/>
        <w:left w:val="none" w:sz="0" w:space="0" w:color="auto"/>
        <w:bottom w:val="none" w:sz="0" w:space="0" w:color="auto"/>
        <w:right w:val="none" w:sz="0" w:space="0" w:color="auto"/>
      </w:divBdr>
    </w:div>
    <w:div w:id="712116299">
      <w:bodyDiv w:val="1"/>
      <w:marLeft w:val="0"/>
      <w:marRight w:val="0"/>
      <w:marTop w:val="0"/>
      <w:marBottom w:val="0"/>
      <w:divBdr>
        <w:top w:val="none" w:sz="0" w:space="0" w:color="auto"/>
        <w:left w:val="none" w:sz="0" w:space="0" w:color="auto"/>
        <w:bottom w:val="none" w:sz="0" w:space="0" w:color="auto"/>
        <w:right w:val="none" w:sz="0" w:space="0" w:color="auto"/>
      </w:divBdr>
      <w:divsChild>
        <w:div w:id="68580715">
          <w:marLeft w:val="0"/>
          <w:marRight w:val="0"/>
          <w:marTop w:val="0"/>
          <w:marBottom w:val="0"/>
          <w:divBdr>
            <w:top w:val="none" w:sz="0" w:space="0" w:color="auto"/>
            <w:left w:val="none" w:sz="0" w:space="0" w:color="auto"/>
            <w:bottom w:val="none" w:sz="0" w:space="0" w:color="auto"/>
            <w:right w:val="none" w:sz="0" w:space="0" w:color="auto"/>
          </w:divBdr>
        </w:div>
      </w:divsChild>
    </w:div>
    <w:div w:id="718362564">
      <w:bodyDiv w:val="1"/>
      <w:marLeft w:val="0"/>
      <w:marRight w:val="0"/>
      <w:marTop w:val="0"/>
      <w:marBottom w:val="0"/>
      <w:divBdr>
        <w:top w:val="none" w:sz="0" w:space="0" w:color="auto"/>
        <w:left w:val="none" w:sz="0" w:space="0" w:color="auto"/>
        <w:bottom w:val="none" w:sz="0" w:space="0" w:color="auto"/>
        <w:right w:val="none" w:sz="0" w:space="0" w:color="auto"/>
      </w:divBdr>
    </w:div>
    <w:div w:id="804928015">
      <w:bodyDiv w:val="1"/>
      <w:marLeft w:val="0"/>
      <w:marRight w:val="0"/>
      <w:marTop w:val="0"/>
      <w:marBottom w:val="0"/>
      <w:divBdr>
        <w:top w:val="none" w:sz="0" w:space="0" w:color="auto"/>
        <w:left w:val="none" w:sz="0" w:space="0" w:color="auto"/>
        <w:bottom w:val="none" w:sz="0" w:space="0" w:color="auto"/>
        <w:right w:val="none" w:sz="0" w:space="0" w:color="auto"/>
      </w:divBdr>
    </w:div>
    <w:div w:id="847595449">
      <w:bodyDiv w:val="1"/>
      <w:marLeft w:val="0"/>
      <w:marRight w:val="0"/>
      <w:marTop w:val="0"/>
      <w:marBottom w:val="0"/>
      <w:divBdr>
        <w:top w:val="none" w:sz="0" w:space="0" w:color="auto"/>
        <w:left w:val="none" w:sz="0" w:space="0" w:color="auto"/>
        <w:bottom w:val="none" w:sz="0" w:space="0" w:color="auto"/>
        <w:right w:val="none" w:sz="0" w:space="0" w:color="auto"/>
      </w:divBdr>
    </w:div>
    <w:div w:id="1148664204">
      <w:bodyDiv w:val="1"/>
      <w:marLeft w:val="0"/>
      <w:marRight w:val="0"/>
      <w:marTop w:val="0"/>
      <w:marBottom w:val="0"/>
      <w:divBdr>
        <w:top w:val="none" w:sz="0" w:space="0" w:color="auto"/>
        <w:left w:val="none" w:sz="0" w:space="0" w:color="auto"/>
        <w:bottom w:val="none" w:sz="0" w:space="0" w:color="auto"/>
        <w:right w:val="none" w:sz="0" w:space="0" w:color="auto"/>
      </w:divBdr>
    </w:div>
    <w:div w:id="1211652744">
      <w:bodyDiv w:val="1"/>
      <w:marLeft w:val="0"/>
      <w:marRight w:val="0"/>
      <w:marTop w:val="0"/>
      <w:marBottom w:val="0"/>
      <w:divBdr>
        <w:top w:val="none" w:sz="0" w:space="0" w:color="auto"/>
        <w:left w:val="none" w:sz="0" w:space="0" w:color="auto"/>
        <w:bottom w:val="none" w:sz="0" w:space="0" w:color="auto"/>
        <w:right w:val="none" w:sz="0" w:space="0" w:color="auto"/>
      </w:divBdr>
    </w:div>
    <w:div w:id="1499610718">
      <w:bodyDiv w:val="1"/>
      <w:marLeft w:val="0"/>
      <w:marRight w:val="0"/>
      <w:marTop w:val="0"/>
      <w:marBottom w:val="0"/>
      <w:divBdr>
        <w:top w:val="none" w:sz="0" w:space="0" w:color="auto"/>
        <w:left w:val="none" w:sz="0" w:space="0" w:color="auto"/>
        <w:bottom w:val="none" w:sz="0" w:space="0" w:color="auto"/>
        <w:right w:val="none" w:sz="0" w:space="0" w:color="auto"/>
      </w:divBdr>
    </w:div>
    <w:div w:id="1632251591">
      <w:bodyDiv w:val="1"/>
      <w:marLeft w:val="0"/>
      <w:marRight w:val="0"/>
      <w:marTop w:val="0"/>
      <w:marBottom w:val="0"/>
      <w:divBdr>
        <w:top w:val="none" w:sz="0" w:space="0" w:color="auto"/>
        <w:left w:val="none" w:sz="0" w:space="0" w:color="auto"/>
        <w:bottom w:val="none" w:sz="0" w:space="0" w:color="auto"/>
        <w:right w:val="none" w:sz="0" w:space="0" w:color="auto"/>
      </w:divBdr>
    </w:div>
    <w:div w:id="1635255086">
      <w:bodyDiv w:val="1"/>
      <w:marLeft w:val="0"/>
      <w:marRight w:val="0"/>
      <w:marTop w:val="0"/>
      <w:marBottom w:val="0"/>
      <w:divBdr>
        <w:top w:val="none" w:sz="0" w:space="0" w:color="auto"/>
        <w:left w:val="none" w:sz="0" w:space="0" w:color="auto"/>
        <w:bottom w:val="none" w:sz="0" w:space="0" w:color="auto"/>
        <w:right w:val="none" w:sz="0" w:space="0" w:color="auto"/>
      </w:divBdr>
    </w:div>
    <w:div w:id="1871531151">
      <w:bodyDiv w:val="1"/>
      <w:marLeft w:val="0"/>
      <w:marRight w:val="0"/>
      <w:marTop w:val="0"/>
      <w:marBottom w:val="0"/>
      <w:divBdr>
        <w:top w:val="none" w:sz="0" w:space="0" w:color="auto"/>
        <w:left w:val="none" w:sz="0" w:space="0" w:color="auto"/>
        <w:bottom w:val="none" w:sz="0" w:space="0" w:color="auto"/>
        <w:right w:val="none" w:sz="0" w:space="0" w:color="auto"/>
      </w:divBdr>
    </w:div>
    <w:div w:id="1986857251">
      <w:bodyDiv w:val="1"/>
      <w:marLeft w:val="0"/>
      <w:marRight w:val="0"/>
      <w:marTop w:val="0"/>
      <w:marBottom w:val="0"/>
      <w:divBdr>
        <w:top w:val="none" w:sz="0" w:space="0" w:color="auto"/>
        <w:left w:val="none" w:sz="0" w:space="0" w:color="auto"/>
        <w:bottom w:val="none" w:sz="0" w:space="0" w:color="auto"/>
        <w:right w:val="none" w:sz="0" w:space="0" w:color="auto"/>
      </w:divBdr>
      <w:divsChild>
        <w:div w:id="1851405852">
          <w:marLeft w:val="0"/>
          <w:marRight w:val="0"/>
          <w:marTop w:val="0"/>
          <w:marBottom w:val="0"/>
          <w:divBdr>
            <w:top w:val="none" w:sz="0" w:space="0" w:color="auto"/>
            <w:left w:val="none" w:sz="0" w:space="0" w:color="auto"/>
            <w:bottom w:val="none" w:sz="0" w:space="0" w:color="auto"/>
            <w:right w:val="none" w:sz="0" w:space="0" w:color="auto"/>
          </w:divBdr>
        </w:div>
      </w:divsChild>
    </w:div>
    <w:div w:id="2043895372">
      <w:bodyDiv w:val="1"/>
      <w:marLeft w:val="0"/>
      <w:marRight w:val="0"/>
      <w:marTop w:val="0"/>
      <w:marBottom w:val="0"/>
      <w:divBdr>
        <w:top w:val="none" w:sz="0" w:space="0" w:color="auto"/>
        <w:left w:val="none" w:sz="0" w:space="0" w:color="auto"/>
        <w:bottom w:val="none" w:sz="0" w:space="0" w:color="auto"/>
        <w:right w:val="none" w:sz="0" w:space="0" w:color="auto"/>
      </w:divBdr>
      <w:divsChild>
        <w:div w:id="169834137">
          <w:blockQuote w:val="1"/>
          <w:marLeft w:val="0"/>
          <w:marRight w:val="0"/>
          <w:marTop w:val="0"/>
          <w:marBottom w:val="240"/>
          <w:divBdr>
            <w:top w:val="none" w:sz="0" w:space="0" w:color="auto"/>
            <w:left w:val="single" w:sz="24" w:space="12" w:color="3D444D"/>
            <w:bottom w:val="none" w:sz="0" w:space="0" w:color="auto"/>
            <w:right w:val="none" w:sz="0" w:space="0" w:color="auto"/>
          </w:divBdr>
        </w:div>
        <w:div w:id="325861013">
          <w:blockQuote w:val="1"/>
          <w:marLeft w:val="0"/>
          <w:marRight w:val="0"/>
          <w:marTop w:val="0"/>
          <w:marBottom w:val="240"/>
          <w:divBdr>
            <w:top w:val="none" w:sz="0" w:space="0" w:color="auto"/>
            <w:left w:val="single" w:sz="24" w:space="12" w:color="3D444D"/>
            <w:bottom w:val="none" w:sz="0" w:space="0" w:color="auto"/>
            <w:right w:val="none" w:sz="0" w:space="0" w:color="auto"/>
          </w:divBdr>
        </w:div>
        <w:div w:id="355230050">
          <w:blockQuote w:val="1"/>
          <w:marLeft w:val="0"/>
          <w:marRight w:val="0"/>
          <w:marTop w:val="0"/>
          <w:marBottom w:val="240"/>
          <w:divBdr>
            <w:top w:val="none" w:sz="0" w:space="0" w:color="auto"/>
            <w:left w:val="single" w:sz="24" w:space="12" w:color="3D444D"/>
            <w:bottom w:val="none" w:sz="0" w:space="0" w:color="auto"/>
            <w:right w:val="none" w:sz="0" w:space="0" w:color="auto"/>
          </w:divBdr>
        </w:div>
        <w:div w:id="362246182">
          <w:blockQuote w:val="1"/>
          <w:marLeft w:val="0"/>
          <w:marRight w:val="0"/>
          <w:marTop w:val="0"/>
          <w:marBottom w:val="240"/>
          <w:divBdr>
            <w:top w:val="none" w:sz="0" w:space="0" w:color="auto"/>
            <w:left w:val="single" w:sz="24" w:space="12" w:color="3D444D"/>
            <w:bottom w:val="none" w:sz="0" w:space="0" w:color="auto"/>
            <w:right w:val="none" w:sz="0" w:space="0" w:color="auto"/>
          </w:divBdr>
        </w:div>
        <w:div w:id="492645547">
          <w:blockQuote w:val="1"/>
          <w:marLeft w:val="0"/>
          <w:marRight w:val="0"/>
          <w:marTop w:val="0"/>
          <w:marBottom w:val="240"/>
          <w:divBdr>
            <w:top w:val="none" w:sz="0" w:space="0" w:color="auto"/>
            <w:left w:val="single" w:sz="24" w:space="12" w:color="3D444D"/>
            <w:bottom w:val="none" w:sz="0" w:space="0" w:color="auto"/>
            <w:right w:val="none" w:sz="0" w:space="0" w:color="auto"/>
          </w:divBdr>
        </w:div>
        <w:div w:id="811212900">
          <w:blockQuote w:val="1"/>
          <w:marLeft w:val="0"/>
          <w:marRight w:val="0"/>
          <w:marTop w:val="0"/>
          <w:marBottom w:val="240"/>
          <w:divBdr>
            <w:top w:val="none" w:sz="0" w:space="0" w:color="auto"/>
            <w:left w:val="single" w:sz="24" w:space="12" w:color="3D444D"/>
            <w:bottom w:val="none" w:sz="0" w:space="0" w:color="auto"/>
            <w:right w:val="none" w:sz="0" w:space="0" w:color="auto"/>
          </w:divBdr>
        </w:div>
        <w:div w:id="985428625">
          <w:blockQuote w:val="1"/>
          <w:marLeft w:val="0"/>
          <w:marRight w:val="0"/>
          <w:marTop w:val="0"/>
          <w:marBottom w:val="240"/>
          <w:divBdr>
            <w:top w:val="none" w:sz="0" w:space="0" w:color="auto"/>
            <w:left w:val="single" w:sz="24" w:space="12" w:color="3D444D"/>
            <w:bottom w:val="none" w:sz="0" w:space="0" w:color="auto"/>
            <w:right w:val="none" w:sz="0" w:space="0" w:color="auto"/>
          </w:divBdr>
        </w:div>
        <w:div w:id="1014185618">
          <w:blockQuote w:val="1"/>
          <w:marLeft w:val="0"/>
          <w:marRight w:val="0"/>
          <w:marTop w:val="0"/>
          <w:marBottom w:val="240"/>
          <w:divBdr>
            <w:top w:val="none" w:sz="0" w:space="0" w:color="auto"/>
            <w:left w:val="single" w:sz="24" w:space="12" w:color="3D444D"/>
            <w:bottom w:val="none" w:sz="0" w:space="0" w:color="auto"/>
            <w:right w:val="none" w:sz="0" w:space="0" w:color="auto"/>
          </w:divBdr>
        </w:div>
        <w:div w:id="1051923958">
          <w:blockQuote w:val="1"/>
          <w:marLeft w:val="0"/>
          <w:marRight w:val="0"/>
          <w:marTop w:val="0"/>
          <w:marBottom w:val="240"/>
          <w:divBdr>
            <w:top w:val="none" w:sz="0" w:space="0" w:color="auto"/>
            <w:left w:val="single" w:sz="24" w:space="12" w:color="3D444D"/>
            <w:bottom w:val="none" w:sz="0" w:space="0" w:color="auto"/>
            <w:right w:val="none" w:sz="0" w:space="0" w:color="auto"/>
          </w:divBdr>
        </w:div>
        <w:div w:id="1126001077">
          <w:blockQuote w:val="1"/>
          <w:marLeft w:val="0"/>
          <w:marRight w:val="0"/>
          <w:marTop w:val="0"/>
          <w:marBottom w:val="240"/>
          <w:divBdr>
            <w:top w:val="none" w:sz="0" w:space="0" w:color="auto"/>
            <w:left w:val="single" w:sz="24" w:space="12" w:color="3D444D"/>
            <w:bottom w:val="none" w:sz="0" w:space="0" w:color="auto"/>
            <w:right w:val="none" w:sz="0" w:space="0" w:color="auto"/>
          </w:divBdr>
        </w:div>
        <w:div w:id="1543712765">
          <w:blockQuote w:val="1"/>
          <w:marLeft w:val="0"/>
          <w:marRight w:val="0"/>
          <w:marTop w:val="0"/>
          <w:marBottom w:val="240"/>
          <w:divBdr>
            <w:top w:val="none" w:sz="0" w:space="0" w:color="auto"/>
            <w:left w:val="single" w:sz="24" w:space="12" w:color="3D444D"/>
            <w:bottom w:val="none" w:sz="0" w:space="0" w:color="auto"/>
            <w:right w:val="none" w:sz="0" w:space="0" w:color="auto"/>
          </w:divBdr>
        </w:div>
        <w:div w:id="1694110388">
          <w:blockQuote w:val="1"/>
          <w:marLeft w:val="0"/>
          <w:marRight w:val="0"/>
          <w:marTop w:val="0"/>
          <w:marBottom w:val="240"/>
          <w:divBdr>
            <w:top w:val="none" w:sz="0" w:space="0" w:color="auto"/>
            <w:left w:val="single" w:sz="24" w:space="12" w:color="3D444D"/>
            <w:bottom w:val="none" w:sz="0" w:space="0" w:color="auto"/>
            <w:right w:val="none" w:sz="0" w:space="0" w:color="auto"/>
          </w:divBdr>
        </w:div>
        <w:div w:id="1748114847">
          <w:blockQuote w:val="1"/>
          <w:marLeft w:val="0"/>
          <w:marRight w:val="0"/>
          <w:marTop w:val="0"/>
          <w:marBottom w:val="240"/>
          <w:divBdr>
            <w:top w:val="none" w:sz="0" w:space="0" w:color="auto"/>
            <w:left w:val="single" w:sz="24" w:space="12" w:color="3D444D"/>
            <w:bottom w:val="none" w:sz="0" w:space="0" w:color="auto"/>
            <w:right w:val="none" w:sz="0" w:space="0" w:color="auto"/>
          </w:divBdr>
        </w:div>
        <w:div w:id="1852406283">
          <w:blockQuote w:val="1"/>
          <w:marLeft w:val="0"/>
          <w:marRight w:val="0"/>
          <w:marTop w:val="0"/>
          <w:marBottom w:val="240"/>
          <w:divBdr>
            <w:top w:val="none" w:sz="0" w:space="0" w:color="auto"/>
            <w:left w:val="single" w:sz="24" w:space="12" w:color="3D444D"/>
            <w:bottom w:val="none" w:sz="0" w:space="0" w:color="auto"/>
            <w:right w:val="none" w:sz="0" w:space="0" w:color="auto"/>
          </w:divBdr>
        </w:div>
        <w:div w:id="1970163261">
          <w:blockQuote w:val="1"/>
          <w:marLeft w:val="0"/>
          <w:marRight w:val="0"/>
          <w:marTop w:val="0"/>
          <w:marBottom w:val="240"/>
          <w:divBdr>
            <w:top w:val="none" w:sz="0" w:space="0" w:color="auto"/>
            <w:left w:val="single" w:sz="24" w:space="12" w:color="3D444D"/>
            <w:bottom w:val="none" w:sz="0" w:space="0" w:color="auto"/>
            <w:right w:val="none" w:sz="0" w:space="0" w:color="auto"/>
          </w:divBdr>
        </w:div>
        <w:div w:id="2129274868">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12029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ellcomeopenresearch.org/articles/11-184"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ncbi.nlm.nih.gov/Taxonomy/Browser/wwwtax.cgi?command=show&amp;mode=tree&amp;id=2759&amp;lvl=" TargetMode="External"/><Relationship Id="rId26" Type="http://schemas.openxmlformats.org/officeDocument/2006/relationships/hyperlink" Target="https://www.ncbi.nlm.nih.gov/Taxonomy/Browser/wwwtax.cgi?command=show&amp;mode=tree&amp;id=7742&amp;lvl=" TargetMode="External"/><Relationship Id="rId39" Type="http://schemas.openxmlformats.org/officeDocument/2006/relationships/hyperlink" Target="https://www.ncbi.nlm.nih.gov/Taxonomy/Browser/wwwtax.cgi?command=show&amp;mode=tree&amp;id=123367&amp;lvl=" TargetMode="External"/><Relationship Id="rId21" Type="http://schemas.openxmlformats.org/officeDocument/2006/relationships/hyperlink" Target="https://www.ncbi.nlm.nih.gov/Taxonomy/Browser/wwwtax.cgi?command=show&amp;mode=tree&amp;id=6072&amp;lvl=" TargetMode="External"/><Relationship Id="rId34" Type="http://schemas.openxmlformats.org/officeDocument/2006/relationships/hyperlink" Target="https://www.ncbi.nlm.nih.gov/Taxonomy/Browser/wwwtax.cgi?command=show&amp;mode=tree&amp;id=1489341&amp;lvl=" TargetMode="External"/><Relationship Id="rId42" Type="http://schemas.openxmlformats.org/officeDocument/2006/relationships/hyperlink" Target="https://www.ncbi.nlm.nih.gov/Taxonomy/Browser/wwwtax.cgi?command=show&amp;mode=tree&amp;id=1489872&amp;lvl=" TargetMode="External"/><Relationship Id="rId47" Type="http://schemas.openxmlformats.org/officeDocument/2006/relationships/hyperlink" Target="https://github.com/Minderoo-OceanOmics-Centre-UWA/OceanOmics-OceanGenomes-ref-genomes.git" TargetMode="External"/><Relationship Id="rId50" Type="http://schemas.openxmlformats.org/officeDocument/2006/relationships/hyperlink" Target="https://www.earthbiogenome.org/report-on-assembly-standards" TargetMode="External"/><Relationship Id="rId55" Type="http://schemas.openxmlformats.org/officeDocument/2006/relationships/hyperlink" Target="mailto:oceanomicscentre@uwa.edu.au"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ncbi.nlm.nih.gov/Taxonomy/Browser/wwwtax.cgi?command=show&amp;mode=tree&amp;id=117571&amp;lvl=" TargetMode="External"/><Relationship Id="rId11" Type="http://schemas.openxmlformats.org/officeDocument/2006/relationships/hyperlink" Target="https://www.ncbi.nlm.nih.gov/Taxonomy/Browser/wwwtax.cgi?command=show&amp;mode=tree&amp;id=1489928&amp;lvl=" TargetMode="External"/><Relationship Id="rId24" Type="http://schemas.openxmlformats.org/officeDocument/2006/relationships/hyperlink" Target="https://www.ncbi.nlm.nih.gov/Taxonomy/Browser/wwwtax.cgi?command=show&amp;mode=tree&amp;id=7711&amp;lvl=" TargetMode="External"/><Relationship Id="rId32" Type="http://schemas.openxmlformats.org/officeDocument/2006/relationships/hyperlink" Target="https://www.ncbi.nlm.nih.gov/Taxonomy/Browser/wwwtax.cgi?command=show&amp;mode=tree&amp;id=41665&amp;lvl=" TargetMode="External"/><Relationship Id="rId37" Type="http://schemas.openxmlformats.org/officeDocument/2006/relationships/hyperlink" Target="https://www.ncbi.nlm.nih.gov/Taxonomy/Browser/wwwtax.cgi?command=show&amp;mode=tree&amp;id=123365&amp;lvl=" TargetMode="External"/><Relationship Id="rId40" Type="http://schemas.openxmlformats.org/officeDocument/2006/relationships/hyperlink" Target="https://www.ncbi.nlm.nih.gov/Taxonomy/Browser/wwwtax.cgi?command=show&amp;mode=tree&amp;id=123368&amp;lvl=" TargetMode="External"/><Relationship Id="rId45" Type="http://schemas.openxmlformats.org/officeDocument/2006/relationships/hyperlink" Target="https://www.ncbi.nlm.nih.gov/Taxonomy/Browser/wwwtax.cgi?command=show&amp;mode=tree&amp;id=8247&amp;lvl=" TargetMode="External"/><Relationship Id="rId53" Type="http://schemas.openxmlformats.org/officeDocument/2006/relationships/image" Target="media/image3.png"/><Relationship Id="rId58" Type="http://schemas.microsoft.com/office/2011/relationships/people" Target="people.xml"/><Relationship Id="rId5" Type="http://schemas.openxmlformats.org/officeDocument/2006/relationships/styles" Target="styles.xml"/><Relationship Id="rId19" Type="http://schemas.openxmlformats.org/officeDocument/2006/relationships/hyperlink" Target="https://www.ncbi.nlm.nih.gov/Taxonomy/Browser/wwwtax.cgi?command=show&amp;mode=tree&amp;id=33154&amp;lvl=" TargetMode="External"/><Relationship Id="rId4" Type="http://schemas.openxmlformats.org/officeDocument/2006/relationships/numbering" Target="numbering.xml"/><Relationship Id="rId9" Type="http://schemas.openxmlformats.org/officeDocument/2006/relationships/hyperlink" Target="https://www.ncbi.nlm.nih.gov/Taxonomy/Browser/wwwtax.cgi?command=show&amp;mode=tree&amp;id=1489872&amp;lvl=" TargetMode="External"/><Relationship Id="rId14" Type="http://schemas.microsoft.com/office/2011/relationships/commentsExtended" Target="commentsExtended.xml"/><Relationship Id="rId22" Type="http://schemas.openxmlformats.org/officeDocument/2006/relationships/hyperlink" Target="https://www.ncbi.nlm.nih.gov/Taxonomy/Browser/wwwtax.cgi?command=show&amp;mode=tree&amp;id=33213&amp;lvl=" TargetMode="External"/><Relationship Id="rId27" Type="http://schemas.openxmlformats.org/officeDocument/2006/relationships/hyperlink" Target="https://www.ncbi.nlm.nih.gov/Taxonomy/Browser/wwwtax.cgi?command=show&amp;mode=tree&amp;id=7776&amp;lvl=" TargetMode="External"/><Relationship Id="rId30" Type="http://schemas.openxmlformats.org/officeDocument/2006/relationships/hyperlink" Target="https://www.ncbi.nlm.nih.gov/Taxonomy/Browser/wwwtax.cgi?command=show&amp;mode=tree&amp;id=7898&amp;lvl=" TargetMode="External"/><Relationship Id="rId35" Type="http://schemas.openxmlformats.org/officeDocument/2006/relationships/hyperlink" Target="https://www.ncbi.nlm.nih.gov/Taxonomy/Browser/wwwtax.cgi?command=show&amp;mode=tree&amp;id=186625&amp;lvl=" TargetMode="External"/><Relationship Id="rId43" Type="http://schemas.openxmlformats.org/officeDocument/2006/relationships/hyperlink" Target="https://www.ncbi.nlm.nih.gov/Taxonomy/Browser/wwwtax.cgi?command=show&amp;mode=tree&amp;id=1489922&amp;lvl=" TargetMode="External"/><Relationship Id="rId48" Type="http://schemas.openxmlformats.org/officeDocument/2006/relationships/hyperlink" Target="https://github.com/LaurenHuet/OceanOmics-OceanGenomes-genomenotes.git" TargetMode="External"/><Relationship Id="rId56" Type="http://schemas.openxmlformats.org/officeDocument/2006/relationships/hyperlink" Target="https://fishesofaustralia.net.au/home/species/260" TargetMode="External"/><Relationship Id="rId8" Type="http://schemas.openxmlformats.org/officeDocument/2006/relationships/hyperlink" Target="https://www.ncbi.nlm.nih.gov/Taxonomy/Browser/wwwtax.cgi?command=show&amp;mode=tree&amp;id=241324&amp;lvl=" TargetMode="External"/><Relationship Id="rId51"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www.ncbi.nlm.nih.gov/Taxonomy/Browser/wwwtax.cgi?command=show&amp;mode=tree&amp;id=8247&amp;lvl=" TargetMode="External"/><Relationship Id="rId17" Type="http://schemas.openxmlformats.org/officeDocument/2006/relationships/hyperlink" Target="https://www.ncbi.nlm.nih.gov/Taxonomy/Browser/wwwtax.cgi?command=show&amp;mode=tree&amp;id=1489928&amp;lvl=" TargetMode="External"/><Relationship Id="rId25" Type="http://schemas.openxmlformats.org/officeDocument/2006/relationships/hyperlink" Target="https://www.ncbi.nlm.nih.gov/Taxonomy/Browser/wwwtax.cgi?command=show&amp;mode=tree&amp;id=89593&amp;lvl=" TargetMode="External"/><Relationship Id="rId33" Type="http://schemas.openxmlformats.org/officeDocument/2006/relationships/hyperlink" Target="https://www.ncbi.nlm.nih.gov/Taxonomy/Browser/wwwtax.cgi?command=show&amp;mode=tree&amp;id=32443&amp;lvl=" TargetMode="External"/><Relationship Id="rId38" Type="http://schemas.openxmlformats.org/officeDocument/2006/relationships/hyperlink" Target="https://www.ncbi.nlm.nih.gov/Taxonomy/Browser/wwwtax.cgi?command=show&amp;mode=tree&amp;id=123366&amp;lvl=" TargetMode="External"/><Relationship Id="rId46" Type="http://schemas.openxmlformats.org/officeDocument/2006/relationships/hyperlink" Target="https://www.ncbi.nlm.nih.gov/Taxonomy/Browser/wwwtax.cgi?command=show&amp;mode=tree&amp;id=241324&amp;lvl=" TargetMode="External"/><Relationship Id="rId59" Type="http://schemas.openxmlformats.org/officeDocument/2006/relationships/theme" Target="theme/theme1.xml"/><Relationship Id="rId20" Type="http://schemas.openxmlformats.org/officeDocument/2006/relationships/hyperlink" Target="https://www.ncbi.nlm.nih.gov/Taxonomy/Browser/wwwtax.cgi?command=show&amp;mode=tree&amp;id=33208&amp;lvl=" TargetMode="External"/><Relationship Id="rId41" Type="http://schemas.openxmlformats.org/officeDocument/2006/relationships/hyperlink" Target="https://www.ncbi.nlm.nih.gov/Taxonomy/Browser/wwwtax.cgi?command=show&amp;mode=tree&amp;id=123369&amp;lvl=" TargetMode="External"/><Relationship Id="rId54"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5" Type="http://schemas.microsoft.com/office/2016/09/relationships/commentsIds" Target="commentsIds.xml"/><Relationship Id="rId23" Type="http://schemas.openxmlformats.org/officeDocument/2006/relationships/hyperlink" Target="https://www.ncbi.nlm.nih.gov/Taxonomy/Browser/wwwtax.cgi?command=show&amp;mode=tree&amp;id=33511&amp;lvl=" TargetMode="External"/><Relationship Id="rId28" Type="http://schemas.openxmlformats.org/officeDocument/2006/relationships/hyperlink" Target="https://www.ncbi.nlm.nih.gov/Taxonomy/Browser/wwwtax.cgi?command=show&amp;mode=tree&amp;id=117570&amp;lvl=" TargetMode="External"/><Relationship Id="rId36" Type="http://schemas.openxmlformats.org/officeDocument/2006/relationships/hyperlink" Target="https://www.ncbi.nlm.nih.gov/Taxonomy/Browser/wwwtax.cgi?command=show&amp;mode=tree&amp;id=1489388&amp;lvl=" TargetMode="External"/><Relationship Id="rId49" Type="http://schemas.openxmlformats.org/officeDocument/2006/relationships/hyperlink" Target="https://github.com/Minderoo-OceanOmics-Centre-UWA/OceanOmics-OceanGenomes-post-curation/tree/master" TargetMode="External"/><Relationship Id="rId57" Type="http://schemas.openxmlformats.org/officeDocument/2006/relationships/fontTable" Target="fontTable.xml"/><Relationship Id="rId10" Type="http://schemas.openxmlformats.org/officeDocument/2006/relationships/hyperlink" Target="https://www.ncbi.nlm.nih.gov/Taxonomy/Browser/wwwtax.cgi?command=show&amp;mode=tree&amp;id=1489922&amp;lvl=" TargetMode="External"/><Relationship Id="rId31" Type="http://schemas.openxmlformats.org/officeDocument/2006/relationships/hyperlink" Target="https://www.ncbi.nlm.nih.gov/Taxonomy/Browser/wwwtax.cgi?command=show&amp;mode=tree&amp;id=186623&amp;lvl=" TargetMode="External"/><Relationship Id="rId44" Type="http://schemas.openxmlformats.org/officeDocument/2006/relationships/hyperlink" Target="https://www.ncbi.nlm.nih.gov/Taxonomy/Browser/wwwtax.cgi?command=show&amp;mode=tree&amp;id=1489928&amp;lvl=" TargetMode="External"/><Relationship Id="rId5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776adc8-282a-4073-b44b-e3b5ad797728">
      <Terms xmlns="http://schemas.microsoft.com/office/infopath/2007/PartnerControls"/>
    </lcf76f155ced4ddcb4097134ff3c332f>
    <TaxCatchAll xmlns="e19eda2f-2a61-44e3-a391-8f02abd9f5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C82931803BF94684D62330E359ACE7" ma:contentTypeVersion="16" ma:contentTypeDescription="Create a new document." ma:contentTypeScope="" ma:versionID="79120a7b93c524b01f828c214d5a6a45">
  <xsd:schema xmlns:xsd="http://www.w3.org/2001/XMLSchema" xmlns:xs="http://www.w3.org/2001/XMLSchema" xmlns:p="http://schemas.microsoft.com/office/2006/metadata/properties" xmlns:ns2="8776adc8-282a-4073-b44b-e3b5ad797728" xmlns:ns3="e19eda2f-2a61-44e3-a391-8f02abd9f5ab" targetNamespace="http://schemas.microsoft.com/office/2006/metadata/properties" ma:root="true" ma:fieldsID="4bab4e3c7dbe2cd1b9c908024cf35cb8" ns2:_="" ns3:_="">
    <xsd:import namespace="8776adc8-282a-4073-b44b-e3b5ad797728"/>
    <xsd:import namespace="e19eda2f-2a61-44e3-a391-8f02abd9f5a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6adc8-282a-4073-b44b-e3b5ad7977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85113c5-7036-4ae5-b6c9-3bc4b8da47f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9eda2f-2a61-44e3-a391-8f02abd9f5a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a78dd48-f406-46d0-8e98-fdd63e08c142}" ma:internalName="TaxCatchAll" ma:showField="CatchAllData" ma:web="e19eda2f-2a61-44e3-a391-8f02abd9f5a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27F506-74B9-4B54-8385-D760FBE33CAC}">
  <ds:schemaRefs>
    <ds:schemaRef ds:uri="http://schemas.microsoft.com/sharepoint/v3/contenttype/forms"/>
  </ds:schemaRefs>
</ds:datastoreItem>
</file>

<file path=customXml/itemProps2.xml><?xml version="1.0" encoding="utf-8"?>
<ds:datastoreItem xmlns:ds="http://schemas.openxmlformats.org/officeDocument/2006/customXml" ds:itemID="{E0C43235-69E1-491A-A24C-16A8CE3996D8}">
  <ds:schemaRefs>
    <ds:schemaRef ds:uri="http://schemas.microsoft.com/office/2006/metadata/properties"/>
    <ds:schemaRef ds:uri="http://schemas.microsoft.com/office/infopath/2007/PartnerControls"/>
    <ds:schemaRef ds:uri="8776adc8-282a-4073-b44b-e3b5ad797728"/>
    <ds:schemaRef ds:uri="e19eda2f-2a61-44e3-a391-8f02abd9f5ab"/>
  </ds:schemaRefs>
</ds:datastoreItem>
</file>

<file path=customXml/itemProps3.xml><?xml version="1.0" encoding="utf-8"?>
<ds:datastoreItem xmlns:ds="http://schemas.openxmlformats.org/officeDocument/2006/customXml" ds:itemID="{92A9C6C3-09A5-491E-95D9-672CD644B5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6adc8-282a-4073-b44b-e3b5ad797728"/>
    <ds:schemaRef ds:uri="e19eda2f-2a61-44e3-a391-8f02abd9f5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4608</Words>
  <Characters>26270</Characters>
  <Application>Microsoft Office Word</Application>
  <DocSecurity>0</DocSecurity>
  <Lines>218</Lines>
  <Paragraphs>61</Paragraphs>
  <ScaleCrop>false</ScaleCrop>
  <Company/>
  <LinksUpToDate>false</LinksUpToDate>
  <CharactersWithSpaces>30817</CharactersWithSpaces>
  <SharedDoc>false</SharedDoc>
  <HLinks>
    <vt:vector size="576" baseType="variant">
      <vt:variant>
        <vt:i4>3342381</vt:i4>
      </vt:variant>
      <vt:variant>
        <vt:i4>273</vt:i4>
      </vt:variant>
      <vt:variant>
        <vt:i4>0</vt:i4>
      </vt:variant>
      <vt:variant>
        <vt:i4>5</vt:i4>
      </vt:variant>
      <vt:variant>
        <vt:lpwstr>https://fishesofaustralia.net.au/home/species/260</vt:lpwstr>
      </vt:variant>
      <vt:variant>
        <vt:lpwstr>summary</vt:lpwstr>
      </vt:variant>
      <vt:variant>
        <vt:i4>5308460</vt:i4>
      </vt:variant>
      <vt:variant>
        <vt:i4>270</vt:i4>
      </vt:variant>
      <vt:variant>
        <vt:i4>0</vt:i4>
      </vt:variant>
      <vt:variant>
        <vt:i4>5</vt:i4>
      </vt:variant>
      <vt:variant>
        <vt:lpwstr>mailto:oceanomicscentre@uwa.edu.au</vt:lpwstr>
      </vt:variant>
      <vt:variant>
        <vt:lpwstr/>
      </vt:variant>
      <vt:variant>
        <vt:i4>2162809</vt:i4>
      </vt:variant>
      <vt:variant>
        <vt:i4>267</vt:i4>
      </vt:variant>
      <vt:variant>
        <vt:i4>0</vt:i4>
      </vt:variant>
      <vt:variant>
        <vt:i4>5</vt:i4>
      </vt:variant>
      <vt:variant>
        <vt:lpwstr/>
      </vt:variant>
      <vt:variant>
        <vt:lpwstr>bookmark=id.2jxsxqh</vt:lpwstr>
      </vt:variant>
      <vt:variant>
        <vt:i4>2424948</vt:i4>
      </vt:variant>
      <vt:variant>
        <vt:i4>264</vt:i4>
      </vt:variant>
      <vt:variant>
        <vt:i4>0</vt:i4>
      </vt:variant>
      <vt:variant>
        <vt:i4>5</vt:i4>
      </vt:variant>
      <vt:variant>
        <vt:lpwstr>https://www.earthbiogenome.org/report-on-assembly-standards</vt:lpwstr>
      </vt:variant>
      <vt:variant>
        <vt:lpwstr/>
      </vt:variant>
      <vt:variant>
        <vt:i4>3670060</vt:i4>
      </vt:variant>
      <vt:variant>
        <vt:i4>261</vt:i4>
      </vt:variant>
      <vt:variant>
        <vt:i4>0</vt:i4>
      </vt:variant>
      <vt:variant>
        <vt:i4>5</vt:i4>
      </vt:variant>
      <vt:variant>
        <vt:lpwstr/>
      </vt:variant>
      <vt:variant>
        <vt:lpwstr>bookmark=id.3q5sasy</vt:lpwstr>
      </vt:variant>
      <vt:variant>
        <vt:i4>8126501</vt:i4>
      </vt:variant>
      <vt:variant>
        <vt:i4>258</vt:i4>
      </vt:variant>
      <vt:variant>
        <vt:i4>0</vt:i4>
      </vt:variant>
      <vt:variant>
        <vt:i4>5</vt:i4>
      </vt:variant>
      <vt:variant>
        <vt:lpwstr/>
      </vt:variant>
      <vt:variant>
        <vt:lpwstr>bookmark=id.lnxbz9</vt:lpwstr>
      </vt:variant>
      <vt:variant>
        <vt:i4>3276910</vt:i4>
      </vt:variant>
      <vt:variant>
        <vt:i4>255</vt:i4>
      </vt:variant>
      <vt:variant>
        <vt:i4>0</vt:i4>
      </vt:variant>
      <vt:variant>
        <vt:i4>5</vt:i4>
      </vt:variant>
      <vt:variant>
        <vt:lpwstr/>
      </vt:variant>
      <vt:variant>
        <vt:lpwstr>bookmark=id.3rdcrjn</vt:lpwstr>
      </vt:variant>
      <vt:variant>
        <vt:i4>2490427</vt:i4>
      </vt:variant>
      <vt:variant>
        <vt:i4>252</vt:i4>
      </vt:variant>
      <vt:variant>
        <vt:i4>0</vt:i4>
      </vt:variant>
      <vt:variant>
        <vt:i4>5</vt:i4>
      </vt:variant>
      <vt:variant>
        <vt:lpwstr>https://github.com/Minderoo-OceanOmics-Centre-UWA/OceanOmics-OceanGenomes-post-curation/tree/master</vt:lpwstr>
      </vt:variant>
      <vt:variant>
        <vt:lpwstr/>
      </vt:variant>
      <vt:variant>
        <vt:i4>7274601</vt:i4>
      </vt:variant>
      <vt:variant>
        <vt:i4>249</vt:i4>
      </vt:variant>
      <vt:variant>
        <vt:i4>0</vt:i4>
      </vt:variant>
      <vt:variant>
        <vt:i4>5</vt:i4>
      </vt:variant>
      <vt:variant>
        <vt:lpwstr/>
      </vt:variant>
      <vt:variant>
        <vt:lpwstr>bookmark=id.1egqt2p</vt:lpwstr>
      </vt:variant>
      <vt:variant>
        <vt:i4>5308428</vt:i4>
      </vt:variant>
      <vt:variant>
        <vt:i4>246</vt:i4>
      </vt:variant>
      <vt:variant>
        <vt:i4>0</vt:i4>
      </vt:variant>
      <vt:variant>
        <vt:i4>5</vt:i4>
      </vt:variant>
      <vt:variant>
        <vt:lpwstr>https://github.com/LaurenHuet/OceanOmics-OceanGenomes-genomenotes.git</vt:lpwstr>
      </vt:variant>
      <vt:variant>
        <vt:lpwstr/>
      </vt:variant>
      <vt:variant>
        <vt:i4>3866745</vt:i4>
      </vt:variant>
      <vt:variant>
        <vt:i4>243</vt:i4>
      </vt:variant>
      <vt:variant>
        <vt:i4>0</vt:i4>
      </vt:variant>
      <vt:variant>
        <vt:i4>5</vt:i4>
      </vt:variant>
      <vt:variant>
        <vt:lpwstr/>
      </vt:variant>
      <vt:variant>
        <vt:lpwstr>bookmark=id.2dlolyb</vt:lpwstr>
      </vt:variant>
      <vt:variant>
        <vt:i4>3866745</vt:i4>
      </vt:variant>
      <vt:variant>
        <vt:i4>240</vt:i4>
      </vt:variant>
      <vt:variant>
        <vt:i4>0</vt:i4>
      </vt:variant>
      <vt:variant>
        <vt:i4>5</vt:i4>
      </vt:variant>
      <vt:variant>
        <vt:lpwstr/>
      </vt:variant>
      <vt:variant>
        <vt:lpwstr>bookmark=id.2dlolyb</vt:lpwstr>
      </vt:variant>
      <vt:variant>
        <vt:i4>3866745</vt:i4>
      </vt:variant>
      <vt:variant>
        <vt:i4>237</vt:i4>
      </vt:variant>
      <vt:variant>
        <vt:i4>0</vt:i4>
      </vt:variant>
      <vt:variant>
        <vt:i4>5</vt:i4>
      </vt:variant>
      <vt:variant>
        <vt:lpwstr/>
      </vt:variant>
      <vt:variant>
        <vt:lpwstr>bookmark=id.2dlolyb</vt:lpwstr>
      </vt:variant>
      <vt:variant>
        <vt:i4>4128895</vt:i4>
      </vt:variant>
      <vt:variant>
        <vt:i4>234</vt:i4>
      </vt:variant>
      <vt:variant>
        <vt:i4>0</vt:i4>
      </vt:variant>
      <vt:variant>
        <vt:i4>5</vt:i4>
      </vt:variant>
      <vt:variant>
        <vt:lpwstr/>
      </vt:variant>
      <vt:variant>
        <vt:lpwstr>bookmark=id.37m2jsg</vt:lpwstr>
      </vt:variant>
      <vt:variant>
        <vt:i4>4128895</vt:i4>
      </vt:variant>
      <vt:variant>
        <vt:i4>231</vt:i4>
      </vt:variant>
      <vt:variant>
        <vt:i4>0</vt:i4>
      </vt:variant>
      <vt:variant>
        <vt:i4>5</vt:i4>
      </vt:variant>
      <vt:variant>
        <vt:lpwstr/>
      </vt:variant>
      <vt:variant>
        <vt:lpwstr>bookmark=id.37m2jsg</vt:lpwstr>
      </vt:variant>
      <vt:variant>
        <vt:i4>4128895</vt:i4>
      </vt:variant>
      <vt:variant>
        <vt:i4>228</vt:i4>
      </vt:variant>
      <vt:variant>
        <vt:i4>0</vt:i4>
      </vt:variant>
      <vt:variant>
        <vt:i4>5</vt:i4>
      </vt:variant>
      <vt:variant>
        <vt:lpwstr/>
      </vt:variant>
      <vt:variant>
        <vt:lpwstr>bookmark=id.37m2jsg</vt:lpwstr>
      </vt:variant>
      <vt:variant>
        <vt:i4>8257655</vt:i4>
      </vt:variant>
      <vt:variant>
        <vt:i4>225</vt:i4>
      </vt:variant>
      <vt:variant>
        <vt:i4>0</vt:i4>
      </vt:variant>
      <vt:variant>
        <vt:i4>5</vt:i4>
      </vt:variant>
      <vt:variant>
        <vt:lpwstr/>
      </vt:variant>
      <vt:variant>
        <vt:lpwstr>bookmark=id.25b2l0r</vt:lpwstr>
      </vt:variant>
      <vt:variant>
        <vt:i4>8257655</vt:i4>
      </vt:variant>
      <vt:variant>
        <vt:i4>222</vt:i4>
      </vt:variant>
      <vt:variant>
        <vt:i4>0</vt:i4>
      </vt:variant>
      <vt:variant>
        <vt:i4>5</vt:i4>
      </vt:variant>
      <vt:variant>
        <vt:lpwstr/>
      </vt:variant>
      <vt:variant>
        <vt:lpwstr>bookmark=id.25b2l0r</vt:lpwstr>
      </vt:variant>
      <vt:variant>
        <vt:i4>8257655</vt:i4>
      </vt:variant>
      <vt:variant>
        <vt:i4>219</vt:i4>
      </vt:variant>
      <vt:variant>
        <vt:i4>0</vt:i4>
      </vt:variant>
      <vt:variant>
        <vt:i4>5</vt:i4>
      </vt:variant>
      <vt:variant>
        <vt:lpwstr/>
      </vt:variant>
      <vt:variant>
        <vt:lpwstr>bookmark=id.25b2l0r</vt:lpwstr>
      </vt:variant>
      <vt:variant>
        <vt:i4>7274543</vt:i4>
      </vt:variant>
      <vt:variant>
        <vt:i4>216</vt:i4>
      </vt:variant>
      <vt:variant>
        <vt:i4>0</vt:i4>
      </vt:variant>
      <vt:variant>
        <vt:i4>5</vt:i4>
      </vt:variant>
      <vt:variant>
        <vt:lpwstr/>
      </vt:variant>
      <vt:variant>
        <vt:lpwstr>bookmark=id.3l18frh</vt:lpwstr>
      </vt:variant>
      <vt:variant>
        <vt:i4>3276899</vt:i4>
      </vt:variant>
      <vt:variant>
        <vt:i4>213</vt:i4>
      </vt:variant>
      <vt:variant>
        <vt:i4>0</vt:i4>
      </vt:variant>
      <vt:variant>
        <vt:i4>5</vt:i4>
      </vt:variant>
      <vt:variant>
        <vt:lpwstr/>
      </vt:variant>
      <vt:variant>
        <vt:lpwstr>bookmark=id.2lwamvv</vt:lpwstr>
      </vt:variant>
      <vt:variant>
        <vt:i4>2687011</vt:i4>
      </vt:variant>
      <vt:variant>
        <vt:i4>210</vt:i4>
      </vt:variant>
      <vt:variant>
        <vt:i4>0</vt:i4>
      </vt:variant>
      <vt:variant>
        <vt:i4>5</vt:i4>
      </vt:variant>
      <vt:variant>
        <vt:lpwstr/>
      </vt:variant>
      <vt:variant>
        <vt:lpwstr>bookmark=id.3o7alnk</vt:lpwstr>
      </vt:variant>
      <vt:variant>
        <vt:i4>2687011</vt:i4>
      </vt:variant>
      <vt:variant>
        <vt:i4>207</vt:i4>
      </vt:variant>
      <vt:variant>
        <vt:i4>0</vt:i4>
      </vt:variant>
      <vt:variant>
        <vt:i4>5</vt:i4>
      </vt:variant>
      <vt:variant>
        <vt:lpwstr/>
      </vt:variant>
      <vt:variant>
        <vt:lpwstr>bookmark=id.3o7alnk</vt:lpwstr>
      </vt:variant>
      <vt:variant>
        <vt:i4>2687011</vt:i4>
      </vt:variant>
      <vt:variant>
        <vt:i4>204</vt:i4>
      </vt:variant>
      <vt:variant>
        <vt:i4>0</vt:i4>
      </vt:variant>
      <vt:variant>
        <vt:i4>5</vt:i4>
      </vt:variant>
      <vt:variant>
        <vt:lpwstr/>
      </vt:variant>
      <vt:variant>
        <vt:lpwstr>bookmark=id.3o7alnk</vt:lpwstr>
      </vt:variant>
      <vt:variant>
        <vt:i4>3342459</vt:i4>
      </vt:variant>
      <vt:variant>
        <vt:i4>201</vt:i4>
      </vt:variant>
      <vt:variant>
        <vt:i4>0</vt:i4>
      </vt:variant>
      <vt:variant>
        <vt:i4>5</vt:i4>
      </vt:variant>
      <vt:variant>
        <vt:lpwstr/>
      </vt:variant>
      <vt:variant>
        <vt:lpwstr>bookmark=id.kgcv8k</vt:lpwstr>
      </vt:variant>
      <vt:variant>
        <vt:i4>3342459</vt:i4>
      </vt:variant>
      <vt:variant>
        <vt:i4>198</vt:i4>
      </vt:variant>
      <vt:variant>
        <vt:i4>0</vt:i4>
      </vt:variant>
      <vt:variant>
        <vt:i4>5</vt:i4>
      </vt:variant>
      <vt:variant>
        <vt:lpwstr/>
      </vt:variant>
      <vt:variant>
        <vt:lpwstr>bookmark=id.kgcv8k</vt:lpwstr>
      </vt:variant>
      <vt:variant>
        <vt:i4>3342459</vt:i4>
      </vt:variant>
      <vt:variant>
        <vt:i4>195</vt:i4>
      </vt:variant>
      <vt:variant>
        <vt:i4>0</vt:i4>
      </vt:variant>
      <vt:variant>
        <vt:i4>5</vt:i4>
      </vt:variant>
      <vt:variant>
        <vt:lpwstr/>
      </vt:variant>
      <vt:variant>
        <vt:lpwstr>bookmark=id.kgcv8k</vt:lpwstr>
      </vt:variant>
      <vt:variant>
        <vt:i4>1310793</vt:i4>
      </vt:variant>
      <vt:variant>
        <vt:i4>192</vt:i4>
      </vt:variant>
      <vt:variant>
        <vt:i4>0</vt:i4>
      </vt:variant>
      <vt:variant>
        <vt:i4>5</vt:i4>
      </vt:variant>
      <vt:variant>
        <vt:lpwstr>https://github.com/Minderoo-OceanOmics-Centre-UWA/OceanOmics-OceanGenomes-ref-genomes.git</vt:lpwstr>
      </vt:variant>
      <vt:variant>
        <vt:lpwstr/>
      </vt:variant>
      <vt:variant>
        <vt:i4>3276899</vt:i4>
      </vt:variant>
      <vt:variant>
        <vt:i4>189</vt:i4>
      </vt:variant>
      <vt:variant>
        <vt:i4>0</vt:i4>
      </vt:variant>
      <vt:variant>
        <vt:i4>5</vt:i4>
      </vt:variant>
      <vt:variant>
        <vt:lpwstr/>
      </vt:variant>
      <vt:variant>
        <vt:lpwstr>bookmark=id.2lwamvv</vt:lpwstr>
      </vt:variant>
      <vt:variant>
        <vt:i4>8257655</vt:i4>
      </vt:variant>
      <vt:variant>
        <vt:i4>186</vt:i4>
      </vt:variant>
      <vt:variant>
        <vt:i4>0</vt:i4>
      </vt:variant>
      <vt:variant>
        <vt:i4>5</vt:i4>
      </vt:variant>
      <vt:variant>
        <vt:lpwstr/>
      </vt:variant>
      <vt:variant>
        <vt:lpwstr>bookmark=id.25b2l0r</vt:lpwstr>
      </vt:variant>
      <vt:variant>
        <vt:i4>8257655</vt:i4>
      </vt:variant>
      <vt:variant>
        <vt:i4>183</vt:i4>
      </vt:variant>
      <vt:variant>
        <vt:i4>0</vt:i4>
      </vt:variant>
      <vt:variant>
        <vt:i4>5</vt:i4>
      </vt:variant>
      <vt:variant>
        <vt:lpwstr/>
      </vt:variant>
      <vt:variant>
        <vt:lpwstr>bookmark=id.25b2l0r</vt:lpwstr>
      </vt:variant>
      <vt:variant>
        <vt:i4>8257655</vt:i4>
      </vt:variant>
      <vt:variant>
        <vt:i4>180</vt:i4>
      </vt:variant>
      <vt:variant>
        <vt:i4>0</vt:i4>
      </vt:variant>
      <vt:variant>
        <vt:i4>5</vt:i4>
      </vt:variant>
      <vt:variant>
        <vt:lpwstr/>
      </vt:variant>
      <vt:variant>
        <vt:lpwstr>bookmark=id.25b2l0r</vt:lpwstr>
      </vt:variant>
      <vt:variant>
        <vt:i4>3866745</vt:i4>
      </vt:variant>
      <vt:variant>
        <vt:i4>177</vt:i4>
      </vt:variant>
      <vt:variant>
        <vt:i4>0</vt:i4>
      </vt:variant>
      <vt:variant>
        <vt:i4>5</vt:i4>
      </vt:variant>
      <vt:variant>
        <vt:lpwstr/>
      </vt:variant>
      <vt:variant>
        <vt:lpwstr>bookmark=id.2dlolyb</vt:lpwstr>
      </vt:variant>
      <vt:variant>
        <vt:i4>3866745</vt:i4>
      </vt:variant>
      <vt:variant>
        <vt:i4>174</vt:i4>
      </vt:variant>
      <vt:variant>
        <vt:i4>0</vt:i4>
      </vt:variant>
      <vt:variant>
        <vt:i4>5</vt:i4>
      </vt:variant>
      <vt:variant>
        <vt:lpwstr/>
      </vt:variant>
      <vt:variant>
        <vt:lpwstr>bookmark=id.2dlolyb</vt:lpwstr>
      </vt:variant>
      <vt:variant>
        <vt:i4>3866745</vt:i4>
      </vt:variant>
      <vt:variant>
        <vt:i4>171</vt:i4>
      </vt:variant>
      <vt:variant>
        <vt:i4>0</vt:i4>
      </vt:variant>
      <vt:variant>
        <vt:i4>5</vt:i4>
      </vt:variant>
      <vt:variant>
        <vt:lpwstr/>
      </vt:variant>
      <vt:variant>
        <vt:lpwstr>bookmark=id.2dlolyb</vt:lpwstr>
      </vt:variant>
      <vt:variant>
        <vt:i4>4128895</vt:i4>
      </vt:variant>
      <vt:variant>
        <vt:i4>168</vt:i4>
      </vt:variant>
      <vt:variant>
        <vt:i4>0</vt:i4>
      </vt:variant>
      <vt:variant>
        <vt:i4>5</vt:i4>
      </vt:variant>
      <vt:variant>
        <vt:lpwstr/>
      </vt:variant>
      <vt:variant>
        <vt:lpwstr>bookmark=id.37m2jsg</vt:lpwstr>
      </vt:variant>
      <vt:variant>
        <vt:i4>4128895</vt:i4>
      </vt:variant>
      <vt:variant>
        <vt:i4>165</vt:i4>
      </vt:variant>
      <vt:variant>
        <vt:i4>0</vt:i4>
      </vt:variant>
      <vt:variant>
        <vt:i4>5</vt:i4>
      </vt:variant>
      <vt:variant>
        <vt:lpwstr/>
      </vt:variant>
      <vt:variant>
        <vt:lpwstr>bookmark=id.37m2jsg</vt:lpwstr>
      </vt:variant>
      <vt:variant>
        <vt:i4>4128895</vt:i4>
      </vt:variant>
      <vt:variant>
        <vt:i4>162</vt:i4>
      </vt:variant>
      <vt:variant>
        <vt:i4>0</vt:i4>
      </vt:variant>
      <vt:variant>
        <vt:i4>5</vt:i4>
      </vt:variant>
      <vt:variant>
        <vt:lpwstr/>
      </vt:variant>
      <vt:variant>
        <vt:lpwstr>bookmark=id.37m2jsg</vt:lpwstr>
      </vt:variant>
      <vt:variant>
        <vt:i4>6422639</vt:i4>
      </vt:variant>
      <vt:variant>
        <vt:i4>159</vt:i4>
      </vt:variant>
      <vt:variant>
        <vt:i4>0</vt:i4>
      </vt:variant>
      <vt:variant>
        <vt:i4>5</vt:i4>
      </vt:variant>
      <vt:variant>
        <vt:lpwstr/>
      </vt:variant>
      <vt:variant>
        <vt:lpwstr>bookmark=id.2iq8gzs</vt:lpwstr>
      </vt:variant>
      <vt:variant>
        <vt:i4>6422639</vt:i4>
      </vt:variant>
      <vt:variant>
        <vt:i4>156</vt:i4>
      </vt:variant>
      <vt:variant>
        <vt:i4>0</vt:i4>
      </vt:variant>
      <vt:variant>
        <vt:i4>5</vt:i4>
      </vt:variant>
      <vt:variant>
        <vt:lpwstr/>
      </vt:variant>
      <vt:variant>
        <vt:lpwstr>bookmark=id.2iq8gzs</vt:lpwstr>
      </vt:variant>
      <vt:variant>
        <vt:i4>6422639</vt:i4>
      </vt:variant>
      <vt:variant>
        <vt:i4>153</vt:i4>
      </vt:variant>
      <vt:variant>
        <vt:i4>0</vt:i4>
      </vt:variant>
      <vt:variant>
        <vt:i4>5</vt:i4>
      </vt:variant>
      <vt:variant>
        <vt:lpwstr/>
      </vt:variant>
      <vt:variant>
        <vt:lpwstr>bookmark=id.2iq8gzs</vt:lpwstr>
      </vt:variant>
      <vt:variant>
        <vt:i4>8257655</vt:i4>
      </vt:variant>
      <vt:variant>
        <vt:i4>150</vt:i4>
      </vt:variant>
      <vt:variant>
        <vt:i4>0</vt:i4>
      </vt:variant>
      <vt:variant>
        <vt:i4>5</vt:i4>
      </vt:variant>
      <vt:variant>
        <vt:lpwstr/>
      </vt:variant>
      <vt:variant>
        <vt:lpwstr>bookmark=id.25b2l0r</vt:lpwstr>
      </vt:variant>
      <vt:variant>
        <vt:i4>8257655</vt:i4>
      </vt:variant>
      <vt:variant>
        <vt:i4>147</vt:i4>
      </vt:variant>
      <vt:variant>
        <vt:i4>0</vt:i4>
      </vt:variant>
      <vt:variant>
        <vt:i4>5</vt:i4>
      </vt:variant>
      <vt:variant>
        <vt:lpwstr/>
      </vt:variant>
      <vt:variant>
        <vt:lpwstr>bookmark=id.25b2l0r</vt:lpwstr>
      </vt:variant>
      <vt:variant>
        <vt:i4>8257655</vt:i4>
      </vt:variant>
      <vt:variant>
        <vt:i4>144</vt:i4>
      </vt:variant>
      <vt:variant>
        <vt:i4>0</vt:i4>
      </vt:variant>
      <vt:variant>
        <vt:i4>5</vt:i4>
      </vt:variant>
      <vt:variant>
        <vt:lpwstr/>
      </vt:variant>
      <vt:variant>
        <vt:lpwstr>bookmark=id.25b2l0r</vt:lpwstr>
      </vt:variant>
      <vt:variant>
        <vt:i4>3866745</vt:i4>
      </vt:variant>
      <vt:variant>
        <vt:i4>141</vt:i4>
      </vt:variant>
      <vt:variant>
        <vt:i4>0</vt:i4>
      </vt:variant>
      <vt:variant>
        <vt:i4>5</vt:i4>
      </vt:variant>
      <vt:variant>
        <vt:lpwstr/>
      </vt:variant>
      <vt:variant>
        <vt:lpwstr>bookmark=id.2dlolyb</vt:lpwstr>
      </vt:variant>
      <vt:variant>
        <vt:i4>3866745</vt:i4>
      </vt:variant>
      <vt:variant>
        <vt:i4>138</vt:i4>
      </vt:variant>
      <vt:variant>
        <vt:i4>0</vt:i4>
      </vt:variant>
      <vt:variant>
        <vt:i4>5</vt:i4>
      </vt:variant>
      <vt:variant>
        <vt:lpwstr/>
      </vt:variant>
      <vt:variant>
        <vt:lpwstr>bookmark=id.2dlolyb</vt:lpwstr>
      </vt:variant>
      <vt:variant>
        <vt:i4>3866745</vt:i4>
      </vt:variant>
      <vt:variant>
        <vt:i4>135</vt:i4>
      </vt:variant>
      <vt:variant>
        <vt:i4>0</vt:i4>
      </vt:variant>
      <vt:variant>
        <vt:i4>5</vt:i4>
      </vt:variant>
      <vt:variant>
        <vt:lpwstr/>
      </vt:variant>
      <vt:variant>
        <vt:lpwstr>bookmark=id.2dlolyb</vt:lpwstr>
      </vt:variant>
      <vt:variant>
        <vt:i4>4128895</vt:i4>
      </vt:variant>
      <vt:variant>
        <vt:i4>132</vt:i4>
      </vt:variant>
      <vt:variant>
        <vt:i4>0</vt:i4>
      </vt:variant>
      <vt:variant>
        <vt:i4>5</vt:i4>
      </vt:variant>
      <vt:variant>
        <vt:lpwstr/>
      </vt:variant>
      <vt:variant>
        <vt:lpwstr>bookmark=id.37m2jsg</vt:lpwstr>
      </vt:variant>
      <vt:variant>
        <vt:i4>4128895</vt:i4>
      </vt:variant>
      <vt:variant>
        <vt:i4>129</vt:i4>
      </vt:variant>
      <vt:variant>
        <vt:i4>0</vt:i4>
      </vt:variant>
      <vt:variant>
        <vt:i4>5</vt:i4>
      </vt:variant>
      <vt:variant>
        <vt:lpwstr/>
      </vt:variant>
      <vt:variant>
        <vt:lpwstr>bookmark=id.37m2jsg</vt:lpwstr>
      </vt:variant>
      <vt:variant>
        <vt:i4>4128895</vt:i4>
      </vt:variant>
      <vt:variant>
        <vt:i4>126</vt:i4>
      </vt:variant>
      <vt:variant>
        <vt:i4>0</vt:i4>
      </vt:variant>
      <vt:variant>
        <vt:i4>5</vt:i4>
      </vt:variant>
      <vt:variant>
        <vt:lpwstr/>
      </vt:variant>
      <vt:variant>
        <vt:lpwstr>bookmark=id.37m2jsg</vt:lpwstr>
      </vt:variant>
      <vt:variant>
        <vt:i4>4063294</vt:i4>
      </vt:variant>
      <vt:variant>
        <vt:i4>123</vt:i4>
      </vt:variant>
      <vt:variant>
        <vt:i4>0</vt:i4>
      </vt:variant>
      <vt:variant>
        <vt:i4>5</vt:i4>
      </vt:variant>
      <vt:variant>
        <vt:lpwstr/>
      </vt:variant>
      <vt:variant>
        <vt:lpwstr>bookmark=id.1v1yuxt</vt:lpwstr>
      </vt:variant>
      <vt:variant>
        <vt:i4>3211364</vt:i4>
      </vt:variant>
      <vt:variant>
        <vt:i4>120</vt:i4>
      </vt:variant>
      <vt:variant>
        <vt:i4>0</vt:i4>
      </vt:variant>
      <vt:variant>
        <vt:i4>5</vt:i4>
      </vt:variant>
      <vt:variant>
        <vt:lpwstr/>
      </vt:variant>
      <vt:variant>
        <vt:lpwstr>bookmark=id.3fwokq0</vt:lpwstr>
      </vt:variant>
      <vt:variant>
        <vt:i4>3211364</vt:i4>
      </vt:variant>
      <vt:variant>
        <vt:i4>117</vt:i4>
      </vt:variant>
      <vt:variant>
        <vt:i4>0</vt:i4>
      </vt:variant>
      <vt:variant>
        <vt:i4>5</vt:i4>
      </vt:variant>
      <vt:variant>
        <vt:lpwstr/>
      </vt:variant>
      <vt:variant>
        <vt:lpwstr>bookmark=id.3fwokq0</vt:lpwstr>
      </vt:variant>
      <vt:variant>
        <vt:i4>3211364</vt:i4>
      </vt:variant>
      <vt:variant>
        <vt:i4>114</vt:i4>
      </vt:variant>
      <vt:variant>
        <vt:i4>0</vt:i4>
      </vt:variant>
      <vt:variant>
        <vt:i4>5</vt:i4>
      </vt:variant>
      <vt:variant>
        <vt:lpwstr/>
      </vt:variant>
      <vt:variant>
        <vt:lpwstr>bookmark=id.3fwokq0</vt:lpwstr>
      </vt:variant>
      <vt:variant>
        <vt:i4>3145790</vt:i4>
      </vt:variant>
      <vt:variant>
        <vt:i4>111</vt:i4>
      </vt:variant>
      <vt:variant>
        <vt:i4>0</vt:i4>
      </vt:variant>
      <vt:variant>
        <vt:i4>5</vt:i4>
      </vt:variant>
      <vt:variant>
        <vt:lpwstr/>
      </vt:variant>
      <vt:variant>
        <vt:lpwstr>bookmark=id.4bvk7pj</vt:lpwstr>
      </vt:variant>
      <vt:variant>
        <vt:i4>3145790</vt:i4>
      </vt:variant>
      <vt:variant>
        <vt:i4>108</vt:i4>
      </vt:variant>
      <vt:variant>
        <vt:i4>0</vt:i4>
      </vt:variant>
      <vt:variant>
        <vt:i4>5</vt:i4>
      </vt:variant>
      <vt:variant>
        <vt:lpwstr/>
      </vt:variant>
      <vt:variant>
        <vt:lpwstr>bookmark=id.4bvk7pj</vt:lpwstr>
      </vt:variant>
      <vt:variant>
        <vt:i4>3145790</vt:i4>
      </vt:variant>
      <vt:variant>
        <vt:i4>105</vt:i4>
      </vt:variant>
      <vt:variant>
        <vt:i4>0</vt:i4>
      </vt:variant>
      <vt:variant>
        <vt:i4>5</vt:i4>
      </vt:variant>
      <vt:variant>
        <vt:lpwstr/>
      </vt:variant>
      <vt:variant>
        <vt:lpwstr>bookmark=id.4bvk7pj</vt:lpwstr>
      </vt:variant>
      <vt:variant>
        <vt:i4>8126510</vt:i4>
      </vt:variant>
      <vt:variant>
        <vt:i4>102</vt:i4>
      </vt:variant>
      <vt:variant>
        <vt:i4>0</vt:i4>
      </vt:variant>
      <vt:variant>
        <vt:i4>5</vt:i4>
      </vt:variant>
      <vt:variant>
        <vt:lpwstr>https://www.ncbi.nlm.nih.gov/Taxonomy/Browser/wwwtax.cgi?command=show&amp;mode=tree&amp;id=241324&amp;lvl=</vt:lpwstr>
      </vt:variant>
      <vt:variant>
        <vt:lpwstr/>
      </vt:variant>
      <vt:variant>
        <vt:i4>4259864</vt:i4>
      </vt:variant>
      <vt:variant>
        <vt:i4>99</vt:i4>
      </vt:variant>
      <vt:variant>
        <vt:i4>0</vt:i4>
      </vt:variant>
      <vt:variant>
        <vt:i4>5</vt:i4>
      </vt:variant>
      <vt:variant>
        <vt:lpwstr>https://www.ncbi.nlm.nih.gov/Taxonomy/Browser/wwwtax.cgi?command=show&amp;mode=tree&amp;id=8247&amp;lvl=</vt:lpwstr>
      </vt:variant>
      <vt:variant>
        <vt:lpwstr/>
      </vt:variant>
      <vt:variant>
        <vt:i4>2621554</vt:i4>
      </vt:variant>
      <vt:variant>
        <vt:i4>96</vt:i4>
      </vt:variant>
      <vt:variant>
        <vt:i4>0</vt:i4>
      </vt:variant>
      <vt:variant>
        <vt:i4>5</vt:i4>
      </vt:variant>
      <vt:variant>
        <vt:lpwstr>https://www.ncbi.nlm.nih.gov/Taxonomy/Browser/wwwtax.cgi?command=show&amp;mode=tree&amp;id=1489928&amp;lvl=</vt:lpwstr>
      </vt:variant>
      <vt:variant>
        <vt:lpwstr/>
      </vt:variant>
      <vt:variant>
        <vt:i4>2228338</vt:i4>
      </vt:variant>
      <vt:variant>
        <vt:i4>93</vt:i4>
      </vt:variant>
      <vt:variant>
        <vt:i4>0</vt:i4>
      </vt:variant>
      <vt:variant>
        <vt:i4>5</vt:i4>
      </vt:variant>
      <vt:variant>
        <vt:lpwstr>https://www.ncbi.nlm.nih.gov/Taxonomy/Browser/wwwtax.cgi?command=show&amp;mode=tree&amp;id=1489922&amp;lvl=</vt:lpwstr>
      </vt:variant>
      <vt:variant>
        <vt:lpwstr/>
      </vt:variant>
      <vt:variant>
        <vt:i4>2293879</vt:i4>
      </vt:variant>
      <vt:variant>
        <vt:i4>90</vt:i4>
      </vt:variant>
      <vt:variant>
        <vt:i4>0</vt:i4>
      </vt:variant>
      <vt:variant>
        <vt:i4>5</vt:i4>
      </vt:variant>
      <vt:variant>
        <vt:lpwstr>https://www.ncbi.nlm.nih.gov/Taxonomy/Browser/wwwtax.cgi?command=show&amp;mode=tree&amp;id=1489872&amp;lvl=</vt:lpwstr>
      </vt:variant>
      <vt:variant>
        <vt:lpwstr/>
      </vt:variant>
      <vt:variant>
        <vt:i4>7929893</vt:i4>
      </vt:variant>
      <vt:variant>
        <vt:i4>87</vt:i4>
      </vt:variant>
      <vt:variant>
        <vt:i4>0</vt:i4>
      </vt:variant>
      <vt:variant>
        <vt:i4>5</vt:i4>
      </vt:variant>
      <vt:variant>
        <vt:lpwstr>https://www.ncbi.nlm.nih.gov/Taxonomy/Browser/wwwtax.cgi?command=show&amp;mode=tree&amp;id=123369&amp;lvl=</vt:lpwstr>
      </vt:variant>
      <vt:variant>
        <vt:lpwstr/>
      </vt:variant>
      <vt:variant>
        <vt:i4>7929892</vt:i4>
      </vt:variant>
      <vt:variant>
        <vt:i4>84</vt:i4>
      </vt:variant>
      <vt:variant>
        <vt:i4>0</vt:i4>
      </vt:variant>
      <vt:variant>
        <vt:i4>5</vt:i4>
      </vt:variant>
      <vt:variant>
        <vt:lpwstr>https://www.ncbi.nlm.nih.gov/Taxonomy/Browser/wwwtax.cgi?command=show&amp;mode=tree&amp;id=123368&amp;lvl=</vt:lpwstr>
      </vt:variant>
      <vt:variant>
        <vt:lpwstr/>
      </vt:variant>
      <vt:variant>
        <vt:i4>7929899</vt:i4>
      </vt:variant>
      <vt:variant>
        <vt:i4>81</vt:i4>
      </vt:variant>
      <vt:variant>
        <vt:i4>0</vt:i4>
      </vt:variant>
      <vt:variant>
        <vt:i4>5</vt:i4>
      </vt:variant>
      <vt:variant>
        <vt:lpwstr>https://www.ncbi.nlm.nih.gov/Taxonomy/Browser/wwwtax.cgi?command=show&amp;mode=tree&amp;id=123367&amp;lvl=</vt:lpwstr>
      </vt:variant>
      <vt:variant>
        <vt:lpwstr/>
      </vt:variant>
      <vt:variant>
        <vt:i4>7929898</vt:i4>
      </vt:variant>
      <vt:variant>
        <vt:i4>78</vt:i4>
      </vt:variant>
      <vt:variant>
        <vt:i4>0</vt:i4>
      </vt:variant>
      <vt:variant>
        <vt:i4>5</vt:i4>
      </vt:variant>
      <vt:variant>
        <vt:lpwstr>https://www.ncbi.nlm.nih.gov/Taxonomy/Browser/wwwtax.cgi?command=show&amp;mode=tree&amp;id=123366&amp;lvl=</vt:lpwstr>
      </vt:variant>
      <vt:variant>
        <vt:lpwstr/>
      </vt:variant>
      <vt:variant>
        <vt:i4>7929897</vt:i4>
      </vt:variant>
      <vt:variant>
        <vt:i4>75</vt:i4>
      </vt:variant>
      <vt:variant>
        <vt:i4>0</vt:i4>
      </vt:variant>
      <vt:variant>
        <vt:i4>5</vt:i4>
      </vt:variant>
      <vt:variant>
        <vt:lpwstr>https://www.ncbi.nlm.nih.gov/Taxonomy/Browser/wwwtax.cgi?command=show&amp;mode=tree&amp;id=123365&amp;lvl=</vt:lpwstr>
      </vt:variant>
      <vt:variant>
        <vt:lpwstr/>
      </vt:variant>
      <vt:variant>
        <vt:i4>2228344</vt:i4>
      </vt:variant>
      <vt:variant>
        <vt:i4>72</vt:i4>
      </vt:variant>
      <vt:variant>
        <vt:i4>0</vt:i4>
      </vt:variant>
      <vt:variant>
        <vt:i4>5</vt:i4>
      </vt:variant>
      <vt:variant>
        <vt:lpwstr>https://www.ncbi.nlm.nih.gov/Taxonomy/Browser/wwwtax.cgi?command=show&amp;mode=tree&amp;id=1489388&amp;lvl=</vt:lpwstr>
      </vt:variant>
      <vt:variant>
        <vt:lpwstr/>
      </vt:variant>
      <vt:variant>
        <vt:i4>7864358</vt:i4>
      </vt:variant>
      <vt:variant>
        <vt:i4>69</vt:i4>
      </vt:variant>
      <vt:variant>
        <vt:i4>0</vt:i4>
      </vt:variant>
      <vt:variant>
        <vt:i4>5</vt:i4>
      </vt:variant>
      <vt:variant>
        <vt:lpwstr>https://www.ncbi.nlm.nih.gov/Taxonomy/Browser/wwwtax.cgi?command=show&amp;mode=tree&amp;id=186625&amp;lvl=</vt:lpwstr>
      </vt:variant>
      <vt:variant>
        <vt:lpwstr/>
      </vt:variant>
      <vt:variant>
        <vt:i4>2818164</vt:i4>
      </vt:variant>
      <vt:variant>
        <vt:i4>66</vt:i4>
      </vt:variant>
      <vt:variant>
        <vt:i4>0</vt:i4>
      </vt:variant>
      <vt:variant>
        <vt:i4>5</vt:i4>
      </vt:variant>
      <vt:variant>
        <vt:lpwstr>https://www.ncbi.nlm.nih.gov/Taxonomy/Browser/wwwtax.cgi?command=show&amp;mode=tree&amp;id=1489341&amp;lvl=</vt:lpwstr>
      </vt:variant>
      <vt:variant>
        <vt:lpwstr/>
      </vt:variant>
      <vt:variant>
        <vt:i4>1310795</vt:i4>
      </vt:variant>
      <vt:variant>
        <vt:i4>63</vt:i4>
      </vt:variant>
      <vt:variant>
        <vt:i4>0</vt:i4>
      </vt:variant>
      <vt:variant>
        <vt:i4>5</vt:i4>
      </vt:variant>
      <vt:variant>
        <vt:lpwstr>https://www.ncbi.nlm.nih.gov/Taxonomy/Browser/wwwtax.cgi?command=show&amp;mode=tree&amp;id=32443&amp;lvl=</vt:lpwstr>
      </vt:variant>
      <vt:variant>
        <vt:lpwstr/>
      </vt:variant>
      <vt:variant>
        <vt:i4>1507402</vt:i4>
      </vt:variant>
      <vt:variant>
        <vt:i4>60</vt:i4>
      </vt:variant>
      <vt:variant>
        <vt:i4>0</vt:i4>
      </vt:variant>
      <vt:variant>
        <vt:i4>5</vt:i4>
      </vt:variant>
      <vt:variant>
        <vt:lpwstr>https://www.ncbi.nlm.nih.gov/Taxonomy/Browser/wwwtax.cgi?command=show&amp;mode=tree&amp;id=41665&amp;lvl=</vt:lpwstr>
      </vt:variant>
      <vt:variant>
        <vt:lpwstr/>
      </vt:variant>
      <vt:variant>
        <vt:i4>7864352</vt:i4>
      </vt:variant>
      <vt:variant>
        <vt:i4>57</vt:i4>
      </vt:variant>
      <vt:variant>
        <vt:i4>0</vt:i4>
      </vt:variant>
      <vt:variant>
        <vt:i4>5</vt:i4>
      </vt:variant>
      <vt:variant>
        <vt:lpwstr>https://www.ncbi.nlm.nih.gov/Taxonomy/Browser/wwwtax.cgi?command=show&amp;mode=tree&amp;id=186623&amp;lvl=</vt:lpwstr>
      </vt:variant>
      <vt:variant>
        <vt:lpwstr/>
      </vt:variant>
      <vt:variant>
        <vt:i4>4390941</vt:i4>
      </vt:variant>
      <vt:variant>
        <vt:i4>54</vt:i4>
      </vt:variant>
      <vt:variant>
        <vt:i4>0</vt:i4>
      </vt:variant>
      <vt:variant>
        <vt:i4>5</vt:i4>
      </vt:variant>
      <vt:variant>
        <vt:lpwstr>https://www.ncbi.nlm.nih.gov/Taxonomy/Browser/wwwtax.cgi?command=show&amp;mode=tree&amp;id=7898&amp;lvl=</vt:lpwstr>
      </vt:variant>
      <vt:variant>
        <vt:lpwstr/>
      </vt:variant>
      <vt:variant>
        <vt:i4>8126504</vt:i4>
      </vt:variant>
      <vt:variant>
        <vt:i4>51</vt:i4>
      </vt:variant>
      <vt:variant>
        <vt:i4>0</vt:i4>
      </vt:variant>
      <vt:variant>
        <vt:i4>5</vt:i4>
      </vt:variant>
      <vt:variant>
        <vt:lpwstr>https://www.ncbi.nlm.nih.gov/Taxonomy/Browser/wwwtax.cgi?command=show&amp;mode=tree&amp;id=117571&amp;lvl=</vt:lpwstr>
      </vt:variant>
      <vt:variant>
        <vt:lpwstr/>
      </vt:variant>
      <vt:variant>
        <vt:i4>8126505</vt:i4>
      </vt:variant>
      <vt:variant>
        <vt:i4>48</vt:i4>
      </vt:variant>
      <vt:variant>
        <vt:i4>0</vt:i4>
      </vt:variant>
      <vt:variant>
        <vt:i4>5</vt:i4>
      </vt:variant>
      <vt:variant>
        <vt:lpwstr>https://www.ncbi.nlm.nih.gov/Taxonomy/Browser/wwwtax.cgi?command=show&amp;mode=tree&amp;id=117570&amp;lvl=</vt:lpwstr>
      </vt:variant>
      <vt:variant>
        <vt:lpwstr/>
      </vt:variant>
      <vt:variant>
        <vt:i4>5046300</vt:i4>
      </vt:variant>
      <vt:variant>
        <vt:i4>45</vt:i4>
      </vt:variant>
      <vt:variant>
        <vt:i4>0</vt:i4>
      </vt:variant>
      <vt:variant>
        <vt:i4>5</vt:i4>
      </vt:variant>
      <vt:variant>
        <vt:lpwstr>https://www.ncbi.nlm.nih.gov/Taxonomy/Browser/wwwtax.cgi?command=show&amp;mode=tree&amp;id=7776&amp;lvl=</vt:lpwstr>
      </vt:variant>
      <vt:variant>
        <vt:lpwstr/>
      </vt:variant>
      <vt:variant>
        <vt:i4>5111832</vt:i4>
      </vt:variant>
      <vt:variant>
        <vt:i4>42</vt:i4>
      </vt:variant>
      <vt:variant>
        <vt:i4>0</vt:i4>
      </vt:variant>
      <vt:variant>
        <vt:i4>5</vt:i4>
      </vt:variant>
      <vt:variant>
        <vt:lpwstr>https://www.ncbi.nlm.nih.gov/Taxonomy/Browser/wwwtax.cgi?command=show&amp;mode=tree&amp;id=7742&amp;lvl=</vt:lpwstr>
      </vt:variant>
      <vt:variant>
        <vt:lpwstr/>
      </vt:variant>
      <vt:variant>
        <vt:i4>1966157</vt:i4>
      </vt:variant>
      <vt:variant>
        <vt:i4>39</vt:i4>
      </vt:variant>
      <vt:variant>
        <vt:i4>0</vt:i4>
      </vt:variant>
      <vt:variant>
        <vt:i4>5</vt:i4>
      </vt:variant>
      <vt:variant>
        <vt:lpwstr>https://www.ncbi.nlm.nih.gov/Taxonomy/Browser/wwwtax.cgi?command=show&amp;mode=tree&amp;id=89593&amp;lvl=</vt:lpwstr>
      </vt:variant>
      <vt:variant>
        <vt:lpwstr/>
      </vt:variant>
      <vt:variant>
        <vt:i4>4915227</vt:i4>
      </vt:variant>
      <vt:variant>
        <vt:i4>36</vt:i4>
      </vt:variant>
      <vt:variant>
        <vt:i4>0</vt:i4>
      </vt:variant>
      <vt:variant>
        <vt:i4>5</vt:i4>
      </vt:variant>
      <vt:variant>
        <vt:lpwstr>https://www.ncbi.nlm.nih.gov/Taxonomy/Browser/wwwtax.cgi?command=show&amp;mode=tree&amp;id=7711&amp;lvl=</vt:lpwstr>
      </vt:variant>
      <vt:variant>
        <vt:lpwstr/>
      </vt:variant>
      <vt:variant>
        <vt:i4>1507407</vt:i4>
      </vt:variant>
      <vt:variant>
        <vt:i4>33</vt:i4>
      </vt:variant>
      <vt:variant>
        <vt:i4>0</vt:i4>
      </vt:variant>
      <vt:variant>
        <vt:i4>5</vt:i4>
      </vt:variant>
      <vt:variant>
        <vt:lpwstr>https://www.ncbi.nlm.nih.gov/Taxonomy/Browser/wwwtax.cgi?command=show&amp;mode=tree&amp;id=33511&amp;lvl=</vt:lpwstr>
      </vt:variant>
      <vt:variant>
        <vt:lpwstr/>
      </vt:variant>
      <vt:variant>
        <vt:i4>1179727</vt:i4>
      </vt:variant>
      <vt:variant>
        <vt:i4>30</vt:i4>
      </vt:variant>
      <vt:variant>
        <vt:i4>0</vt:i4>
      </vt:variant>
      <vt:variant>
        <vt:i4>5</vt:i4>
      </vt:variant>
      <vt:variant>
        <vt:lpwstr>https://www.ncbi.nlm.nih.gov/Taxonomy/Browser/wwwtax.cgi?command=show&amp;mode=tree&amp;id=33213&amp;lvl=</vt:lpwstr>
      </vt:variant>
      <vt:variant>
        <vt:lpwstr/>
      </vt:variant>
      <vt:variant>
        <vt:i4>4980767</vt:i4>
      </vt:variant>
      <vt:variant>
        <vt:i4>27</vt:i4>
      </vt:variant>
      <vt:variant>
        <vt:i4>0</vt:i4>
      </vt:variant>
      <vt:variant>
        <vt:i4>5</vt:i4>
      </vt:variant>
      <vt:variant>
        <vt:lpwstr>https://www.ncbi.nlm.nih.gov/Taxonomy/Browser/wwwtax.cgi?command=show&amp;mode=tree&amp;id=6072&amp;lvl=</vt:lpwstr>
      </vt:variant>
      <vt:variant>
        <vt:lpwstr/>
      </vt:variant>
      <vt:variant>
        <vt:i4>1638478</vt:i4>
      </vt:variant>
      <vt:variant>
        <vt:i4>24</vt:i4>
      </vt:variant>
      <vt:variant>
        <vt:i4>0</vt:i4>
      </vt:variant>
      <vt:variant>
        <vt:i4>5</vt:i4>
      </vt:variant>
      <vt:variant>
        <vt:lpwstr>https://www.ncbi.nlm.nih.gov/Taxonomy/Browser/wwwtax.cgi?command=show&amp;mode=tree&amp;id=33208&amp;lvl=</vt:lpwstr>
      </vt:variant>
      <vt:variant>
        <vt:lpwstr/>
      </vt:variant>
      <vt:variant>
        <vt:i4>1441867</vt:i4>
      </vt:variant>
      <vt:variant>
        <vt:i4>21</vt:i4>
      </vt:variant>
      <vt:variant>
        <vt:i4>0</vt:i4>
      </vt:variant>
      <vt:variant>
        <vt:i4>5</vt:i4>
      </vt:variant>
      <vt:variant>
        <vt:lpwstr>https://www.ncbi.nlm.nih.gov/Taxonomy/Browser/wwwtax.cgi?command=show&amp;mode=tree&amp;id=33154&amp;lvl=</vt:lpwstr>
      </vt:variant>
      <vt:variant>
        <vt:lpwstr/>
      </vt:variant>
      <vt:variant>
        <vt:i4>4849683</vt:i4>
      </vt:variant>
      <vt:variant>
        <vt:i4>18</vt:i4>
      </vt:variant>
      <vt:variant>
        <vt:i4>0</vt:i4>
      </vt:variant>
      <vt:variant>
        <vt:i4>5</vt:i4>
      </vt:variant>
      <vt:variant>
        <vt:lpwstr>https://www.ncbi.nlm.nih.gov/Taxonomy/Browser/wwwtax.cgi?command=show&amp;mode=tree&amp;id=2759&amp;lvl=</vt:lpwstr>
      </vt:variant>
      <vt:variant>
        <vt:lpwstr/>
      </vt:variant>
      <vt:variant>
        <vt:i4>2621554</vt:i4>
      </vt:variant>
      <vt:variant>
        <vt:i4>15</vt:i4>
      </vt:variant>
      <vt:variant>
        <vt:i4>0</vt:i4>
      </vt:variant>
      <vt:variant>
        <vt:i4>5</vt:i4>
      </vt:variant>
      <vt:variant>
        <vt:lpwstr>https://www.ncbi.nlm.nih.gov/Taxonomy/Browser/wwwtax.cgi?command=show&amp;mode=tree&amp;id=1489928&amp;lvl=</vt:lpwstr>
      </vt:variant>
      <vt:variant>
        <vt:lpwstr/>
      </vt:variant>
      <vt:variant>
        <vt:i4>4259864</vt:i4>
      </vt:variant>
      <vt:variant>
        <vt:i4>12</vt:i4>
      </vt:variant>
      <vt:variant>
        <vt:i4>0</vt:i4>
      </vt:variant>
      <vt:variant>
        <vt:i4>5</vt:i4>
      </vt:variant>
      <vt:variant>
        <vt:lpwstr>https://www.ncbi.nlm.nih.gov/Taxonomy/Browser/wwwtax.cgi?command=show&amp;mode=tree&amp;id=8247&amp;lvl=</vt:lpwstr>
      </vt:variant>
      <vt:variant>
        <vt:lpwstr/>
      </vt:variant>
      <vt:variant>
        <vt:i4>2621554</vt:i4>
      </vt:variant>
      <vt:variant>
        <vt:i4>9</vt:i4>
      </vt:variant>
      <vt:variant>
        <vt:i4>0</vt:i4>
      </vt:variant>
      <vt:variant>
        <vt:i4>5</vt:i4>
      </vt:variant>
      <vt:variant>
        <vt:lpwstr>https://www.ncbi.nlm.nih.gov/Taxonomy/Browser/wwwtax.cgi?command=show&amp;mode=tree&amp;id=1489928&amp;lvl=</vt:lpwstr>
      </vt:variant>
      <vt:variant>
        <vt:lpwstr/>
      </vt:variant>
      <vt:variant>
        <vt:i4>2228338</vt:i4>
      </vt:variant>
      <vt:variant>
        <vt:i4>6</vt:i4>
      </vt:variant>
      <vt:variant>
        <vt:i4>0</vt:i4>
      </vt:variant>
      <vt:variant>
        <vt:i4>5</vt:i4>
      </vt:variant>
      <vt:variant>
        <vt:lpwstr>https://www.ncbi.nlm.nih.gov/Taxonomy/Browser/wwwtax.cgi?command=show&amp;mode=tree&amp;id=1489922&amp;lvl=</vt:lpwstr>
      </vt:variant>
      <vt:variant>
        <vt:lpwstr/>
      </vt:variant>
      <vt:variant>
        <vt:i4>2293879</vt:i4>
      </vt:variant>
      <vt:variant>
        <vt:i4>3</vt:i4>
      </vt:variant>
      <vt:variant>
        <vt:i4>0</vt:i4>
      </vt:variant>
      <vt:variant>
        <vt:i4>5</vt:i4>
      </vt:variant>
      <vt:variant>
        <vt:lpwstr>https://www.ncbi.nlm.nih.gov/Taxonomy/Browser/wwwtax.cgi?command=show&amp;mode=tree&amp;id=1489872&amp;lvl=</vt:lpwstr>
      </vt:variant>
      <vt:variant>
        <vt:lpwstr/>
      </vt:variant>
      <vt:variant>
        <vt:i4>8126510</vt:i4>
      </vt:variant>
      <vt:variant>
        <vt:i4>0</vt:i4>
      </vt:variant>
      <vt:variant>
        <vt:i4>0</vt:i4>
      </vt:variant>
      <vt:variant>
        <vt:i4>5</vt:i4>
      </vt:variant>
      <vt:variant>
        <vt:lpwstr>https://www.ncbi.nlm.nih.gov/Taxonomy/Browser/wwwtax.cgi?command=show&amp;mode=tree&amp;id=241324&amp;lvl=</vt:lpwstr>
      </vt:variant>
      <vt:variant>
        <vt:lpwstr/>
      </vt:variant>
      <vt:variant>
        <vt:i4>4456492</vt:i4>
      </vt:variant>
      <vt:variant>
        <vt:i4>9</vt:i4>
      </vt:variant>
      <vt:variant>
        <vt:i4>0</vt:i4>
      </vt:variant>
      <vt:variant>
        <vt:i4>5</vt:i4>
      </vt:variant>
      <vt:variant>
        <vt:lpwstr>mailto:00111200@uwa.edu.au</vt:lpwstr>
      </vt:variant>
      <vt:variant>
        <vt:lpwstr/>
      </vt:variant>
      <vt:variant>
        <vt:i4>4456492</vt:i4>
      </vt:variant>
      <vt:variant>
        <vt:i4>6</vt:i4>
      </vt:variant>
      <vt:variant>
        <vt:i4>0</vt:i4>
      </vt:variant>
      <vt:variant>
        <vt:i4>5</vt:i4>
      </vt:variant>
      <vt:variant>
        <vt:lpwstr>mailto:00111200@uwa.edu.au</vt:lpwstr>
      </vt:variant>
      <vt:variant>
        <vt:lpwstr/>
      </vt:variant>
      <vt:variant>
        <vt:i4>5046311</vt:i4>
      </vt:variant>
      <vt:variant>
        <vt:i4>3</vt:i4>
      </vt:variant>
      <vt:variant>
        <vt:i4>0</vt:i4>
      </vt:variant>
      <vt:variant>
        <vt:i4>5</vt:i4>
      </vt:variant>
      <vt:variant>
        <vt:lpwstr>mailto:00111198@uwa.edu.au</vt:lpwstr>
      </vt:variant>
      <vt:variant>
        <vt:lpwstr/>
      </vt:variant>
      <vt:variant>
        <vt:i4>2556027</vt:i4>
      </vt:variant>
      <vt:variant>
        <vt:i4>0</vt:i4>
      </vt:variant>
      <vt:variant>
        <vt:i4>0</vt:i4>
      </vt:variant>
      <vt:variant>
        <vt:i4>5</vt:i4>
      </vt:variant>
      <vt:variant>
        <vt:lpwstr>https://wellcomeopenresearch.org/articles/11-184</vt:lpwstr>
      </vt:variant>
      <vt:variant>
        <vt:lpwstr>T1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Huet</dc:creator>
  <cp:keywords/>
  <dc:description/>
  <cp:lastModifiedBy>Lauren Huet</cp:lastModifiedBy>
  <cp:revision>2</cp:revision>
  <dcterms:created xsi:type="dcterms:W3CDTF">2026-06-09T00:49:00Z</dcterms:created>
  <dcterms:modified xsi:type="dcterms:W3CDTF">2026-06-09T00:49:00Z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0x01010016C82931803BF94684D62330E359ACE7</vt:lpwstr>
  </property>
  <property fmtid="{D5CDD505-2E9C-101B-9397-08002B2CF9AE}" pid="3" name="MediaServiceImageTags">
    <vt:lpwstr/>
  </property>
</Properties>
</file>